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7DF7C" w14:textId="1A8E4167" w:rsidR="00BE2B69" w:rsidRPr="00B5004C" w:rsidRDefault="00BE2B69" w:rsidP="00BE2B69">
      <w:pPr>
        <w:pStyle w:val="Heading1"/>
        <w:shd w:val="clear" w:color="auto" w:fill="FFFFFF"/>
        <w:rPr>
          <w:color w:val="2A2A2A"/>
          <w:sz w:val="26"/>
          <w:szCs w:val="26"/>
        </w:rPr>
      </w:pPr>
      <w:r w:rsidRPr="00B5004C">
        <w:rPr>
          <w:sz w:val="26"/>
          <w:szCs w:val="26"/>
        </w:rPr>
        <w:t>1.</w:t>
      </w:r>
      <w:r w:rsidRPr="00B5004C">
        <w:rPr>
          <w:color w:val="2A2A2A"/>
          <w:sz w:val="26"/>
          <w:szCs w:val="26"/>
        </w:rPr>
        <w:t xml:space="preserve"> </w:t>
      </w:r>
      <w:r w:rsidRPr="00B5004C">
        <w:rPr>
          <w:color w:val="2A2A2A"/>
          <w:sz w:val="26"/>
          <w:szCs w:val="26"/>
        </w:rPr>
        <w:t xml:space="preserve">MU </w:t>
      </w:r>
      <w:proofErr w:type="spellStart"/>
      <w:r w:rsidRPr="00B5004C">
        <w:rPr>
          <w:color w:val="2A2A2A"/>
          <w:sz w:val="26"/>
          <w:szCs w:val="26"/>
        </w:rPr>
        <w:t>thua</w:t>
      </w:r>
      <w:proofErr w:type="spellEnd"/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thảm</w:t>
      </w:r>
      <w:proofErr w:type="spellEnd"/>
      <w:r w:rsidRPr="00B5004C">
        <w:rPr>
          <w:color w:val="2A2A2A"/>
          <w:sz w:val="26"/>
          <w:szCs w:val="26"/>
        </w:rPr>
        <w:t xml:space="preserve">, Erik ten Hag </w:t>
      </w:r>
      <w:proofErr w:type="spellStart"/>
      <w:r w:rsidRPr="00B5004C">
        <w:rPr>
          <w:color w:val="2A2A2A"/>
          <w:sz w:val="26"/>
          <w:szCs w:val="26"/>
        </w:rPr>
        <w:t>cố</w:t>
      </w:r>
      <w:proofErr w:type="spellEnd"/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bào</w:t>
      </w:r>
      <w:proofErr w:type="spellEnd"/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chữa</w:t>
      </w:r>
      <w:proofErr w:type="spellEnd"/>
      <w:r w:rsidRPr="00B5004C">
        <w:rPr>
          <w:color w:val="2A2A2A"/>
          <w:sz w:val="26"/>
          <w:szCs w:val="26"/>
        </w:rPr>
        <w:t xml:space="preserve"> ‘</w:t>
      </w:r>
      <w:proofErr w:type="spellStart"/>
      <w:r w:rsidRPr="00B5004C">
        <w:rPr>
          <w:color w:val="2A2A2A"/>
          <w:sz w:val="26"/>
          <w:szCs w:val="26"/>
        </w:rPr>
        <w:t>giữ</w:t>
      </w:r>
      <w:proofErr w:type="spellEnd"/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ghế</w:t>
      </w:r>
      <w:proofErr w:type="spellEnd"/>
      <w:r w:rsidRPr="00B5004C">
        <w:rPr>
          <w:color w:val="2A2A2A"/>
          <w:sz w:val="26"/>
          <w:szCs w:val="26"/>
        </w:rPr>
        <w:t>’ ở Old Trafford</w:t>
      </w:r>
    </w:p>
    <w:p w14:paraId="63CF0087" w14:textId="55B34F68" w:rsidR="00BE2B69" w:rsidRPr="00B5004C" w:rsidRDefault="00BE2B69" w:rsidP="00BE2B69">
      <w:pPr>
        <w:pStyle w:val="Heading2"/>
        <w:shd w:val="clear" w:color="auto" w:fill="FFFFFF"/>
        <w:rPr>
          <w:rFonts w:ascii="Times New Roman" w:hAnsi="Times New Roman" w:cs="Times New Roman"/>
          <w:color w:val="404040"/>
        </w:rPr>
      </w:pPr>
      <w:proofErr w:type="spellStart"/>
      <w:r w:rsidRPr="00B5004C">
        <w:rPr>
          <w:rFonts w:ascii="Times New Roman" w:hAnsi="Times New Roman" w:cs="Times New Roman"/>
        </w:rPr>
        <w:t>Nội</w:t>
      </w:r>
      <w:proofErr w:type="spellEnd"/>
      <w:r w:rsidRPr="00B5004C">
        <w:rPr>
          <w:rFonts w:ascii="Times New Roman" w:hAnsi="Times New Roman" w:cs="Times New Roman"/>
        </w:rPr>
        <w:t xml:space="preserve"> dung:</w:t>
      </w:r>
      <w:r w:rsidRPr="00B5004C">
        <w:rPr>
          <w:rFonts w:ascii="Times New Roman" w:hAnsi="Times New Roman" w:cs="Times New Roman"/>
          <w:color w:val="404040"/>
        </w:rPr>
        <w:t xml:space="preserve"> </w:t>
      </w:r>
      <w:r w:rsidRPr="00B5004C">
        <w:rPr>
          <w:rFonts w:ascii="Times New Roman" w:hAnsi="Times New Roman" w:cs="Times New Roman"/>
          <w:color w:val="404040"/>
        </w:rPr>
        <w:t xml:space="preserve">MU </w:t>
      </w:r>
      <w:proofErr w:type="spellStart"/>
      <w:r w:rsidRPr="00B5004C">
        <w:rPr>
          <w:rFonts w:ascii="Times New Roman" w:hAnsi="Times New Roman" w:cs="Times New Roman"/>
          <w:color w:val="404040"/>
        </w:rPr>
        <w:t>khép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lại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năm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2023 </w:t>
      </w:r>
      <w:proofErr w:type="spellStart"/>
      <w:r w:rsidRPr="00B5004C">
        <w:rPr>
          <w:rFonts w:ascii="Times New Roman" w:hAnsi="Times New Roman" w:cs="Times New Roman"/>
          <w:color w:val="404040"/>
        </w:rPr>
        <w:t>bằng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trận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thua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bẽ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bàng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1-2 Nottingham Forest, </w:t>
      </w:r>
      <w:proofErr w:type="spellStart"/>
      <w:r w:rsidRPr="00B5004C">
        <w:rPr>
          <w:rFonts w:ascii="Times New Roman" w:hAnsi="Times New Roman" w:cs="Times New Roman"/>
          <w:color w:val="404040"/>
        </w:rPr>
        <w:t>nhưng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Erik ten Hag </w:t>
      </w:r>
      <w:proofErr w:type="spellStart"/>
      <w:r w:rsidRPr="00B5004C">
        <w:rPr>
          <w:rFonts w:ascii="Times New Roman" w:hAnsi="Times New Roman" w:cs="Times New Roman"/>
          <w:color w:val="404040"/>
        </w:rPr>
        <w:t>vẫn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một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mực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ông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là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người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thích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hợp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ngồi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‘</w:t>
      </w:r>
      <w:proofErr w:type="spellStart"/>
      <w:r w:rsidRPr="00B5004C">
        <w:rPr>
          <w:rFonts w:ascii="Times New Roman" w:hAnsi="Times New Roman" w:cs="Times New Roman"/>
          <w:color w:val="404040"/>
        </w:rPr>
        <w:t>ghế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nóng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’ ở Old Trafford </w:t>
      </w:r>
      <w:proofErr w:type="spellStart"/>
      <w:r w:rsidRPr="00B5004C">
        <w:rPr>
          <w:rFonts w:ascii="Times New Roman" w:hAnsi="Times New Roman" w:cs="Times New Roman"/>
          <w:color w:val="404040"/>
        </w:rPr>
        <w:t>hơn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ai </w:t>
      </w:r>
      <w:proofErr w:type="spellStart"/>
      <w:r w:rsidRPr="00B5004C">
        <w:rPr>
          <w:rFonts w:ascii="Times New Roman" w:hAnsi="Times New Roman" w:cs="Times New Roman"/>
          <w:color w:val="404040"/>
        </w:rPr>
        <w:t>hết</w:t>
      </w:r>
      <w:proofErr w:type="spellEnd"/>
      <w:r w:rsidRPr="00B5004C">
        <w:rPr>
          <w:rFonts w:ascii="Times New Roman" w:hAnsi="Times New Roman" w:cs="Times New Roman"/>
          <w:color w:val="404040"/>
        </w:rPr>
        <w:t>.</w:t>
      </w:r>
    </w:p>
    <w:p w14:paraId="17542179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Vừa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lên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tinh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thần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bằng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chiến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thắng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ngược</w:t>
      </w:r>
      <w:proofErr w:type="spellEnd"/>
      <w:r w:rsidRPr="00B5004C">
        <w:rPr>
          <w:color w:val="505050"/>
          <w:sz w:val="26"/>
          <w:szCs w:val="26"/>
        </w:rPr>
        <w:t xml:space="preserve"> 3-2 Aston Villa </w:t>
      </w:r>
      <w:proofErr w:type="spellStart"/>
      <w:r w:rsidRPr="00B5004C">
        <w:rPr>
          <w:color w:val="505050"/>
          <w:sz w:val="26"/>
          <w:szCs w:val="26"/>
        </w:rPr>
        <w:t>trong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Ngày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tặng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quà</w:t>
      </w:r>
      <w:proofErr w:type="spellEnd"/>
      <w:r w:rsidRPr="00B5004C">
        <w:rPr>
          <w:color w:val="505050"/>
          <w:sz w:val="26"/>
          <w:szCs w:val="26"/>
        </w:rPr>
        <w:t>, </w:t>
      </w:r>
      <w:hyperlink r:id="rId5" w:history="1">
        <w:r w:rsidRPr="00B5004C">
          <w:rPr>
            <w:rStyle w:val="Hyperlink"/>
            <w:b/>
            <w:bCs/>
            <w:color w:val="2D67AD"/>
            <w:sz w:val="26"/>
            <w:szCs w:val="26"/>
            <w:bdr w:val="none" w:sz="0" w:space="0" w:color="auto" w:frame="1"/>
          </w:rPr>
          <w:t>MU</w:t>
        </w:r>
      </w:hyperlink>
      <w:r w:rsidRPr="00B5004C">
        <w:rPr>
          <w:color w:val="505050"/>
          <w:sz w:val="26"/>
          <w:szCs w:val="26"/>
        </w:rPr>
        <w:t> </w:t>
      </w:r>
      <w:proofErr w:type="spellStart"/>
      <w:r w:rsidRPr="00B5004C">
        <w:rPr>
          <w:color w:val="505050"/>
          <w:sz w:val="26"/>
          <w:szCs w:val="26"/>
        </w:rPr>
        <w:t>lại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lập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tức</w:t>
      </w:r>
      <w:proofErr w:type="spellEnd"/>
      <w:r w:rsidRPr="00B5004C">
        <w:rPr>
          <w:color w:val="505050"/>
          <w:sz w:val="26"/>
          <w:szCs w:val="26"/>
        </w:rPr>
        <w:t xml:space="preserve"> quay </w:t>
      </w:r>
      <w:proofErr w:type="spellStart"/>
      <w:r w:rsidRPr="00B5004C">
        <w:rPr>
          <w:color w:val="505050"/>
          <w:sz w:val="26"/>
          <w:szCs w:val="26"/>
        </w:rPr>
        <w:t>về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mớ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hỗn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độn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cũ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để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thua</w:t>
      </w:r>
      <w:proofErr w:type="spellEnd"/>
      <w:r w:rsidRPr="00B5004C">
        <w:rPr>
          <w:color w:val="505050"/>
          <w:sz w:val="26"/>
          <w:szCs w:val="26"/>
        </w:rPr>
        <w:t xml:space="preserve"> 1-2 </w:t>
      </w:r>
      <w:proofErr w:type="spellStart"/>
      <w:r w:rsidRPr="00B5004C">
        <w:rPr>
          <w:color w:val="505050"/>
          <w:sz w:val="26"/>
          <w:szCs w:val="26"/>
        </w:rPr>
        <w:t>trên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sân</w:t>
      </w:r>
      <w:proofErr w:type="spellEnd"/>
      <w:r w:rsidRPr="00B5004C">
        <w:rPr>
          <w:color w:val="505050"/>
          <w:sz w:val="26"/>
          <w:szCs w:val="26"/>
        </w:rPr>
        <w:t xml:space="preserve"> Nottingham Forest, </w:t>
      </w:r>
      <w:proofErr w:type="spellStart"/>
      <w:r w:rsidRPr="00B5004C">
        <w:rPr>
          <w:color w:val="505050"/>
          <w:sz w:val="26"/>
          <w:szCs w:val="26"/>
        </w:rPr>
        <w:t>đội</w:t>
      </w:r>
      <w:proofErr w:type="spellEnd"/>
      <w:r w:rsidRPr="00B5004C">
        <w:rPr>
          <w:color w:val="505050"/>
          <w:sz w:val="26"/>
          <w:szCs w:val="26"/>
        </w:rPr>
        <w:t xml:space="preserve"> ở </w:t>
      </w:r>
      <w:proofErr w:type="spellStart"/>
      <w:r w:rsidRPr="00B5004C">
        <w:rPr>
          <w:color w:val="505050"/>
          <w:sz w:val="26"/>
          <w:szCs w:val="26"/>
        </w:rPr>
        <w:t>nhóm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cuối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bảng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vòng</w:t>
      </w:r>
      <w:proofErr w:type="spellEnd"/>
      <w:r w:rsidRPr="00B5004C">
        <w:rPr>
          <w:color w:val="505050"/>
          <w:sz w:val="26"/>
          <w:szCs w:val="26"/>
        </w:rPr>
        <w:t xml:space="preserve"> 20 </w:t>
      </w:r>
      <w:hyperlink r:id="rId6" w:history="1">
        <w:r w:rsidRPr="00B5004C">
          <w:rPr>
            <w:rStyle w:val="Hyperlink"/>
            <w:b/>
            <w:bCs/>
            <w:color w:val="2D67AD"/>
            <w:sz w:val="26"/>
            <w:szCs w:val="26"/>
            <w:bdr w:val="none" w:sz="0" w:space="0" w:color="auto" w:frame="1"/>
          </w:rPr>
          <w:t>Premier League</w:t>
        </w:r>
      </w:hyperlink>
      <w:r w:rsidRPr="00B5004C">
        <w:rPr>
          <w:color w:val="505050"/>
          <w:sz w:val="26"/>
          <w:szCs w:val="26"/>
        </w:rPr>
        <w:t>.</w:t>
      </w:r>
    </w:p>
    <w:p w14:paraId="1194DE0D" w14:textId="51F95EEF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505050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505050"/>
          <w:sz w:val="26"/>
          <w:szCs w:val="26"/>
        </w:rPr>
        <mc:AlternateContent>
          <mc:Choice Requires="wps">
            <w:drawing>
              <wp:inline distT="0" distB="0" distL="0" distR="0" wp14:anchorId="53901A1D" wp14:editId="5129F719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69836D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iPaSLuoBAADE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Marcus Rashford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ghi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bàn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sau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thời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gian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dài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tịt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ngòi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nhưng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MU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vẫn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phải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cúi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đầu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trước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Nottingham Forest</w:t>
      </w:r>
    </w:p>
    <w:p w14:paraId="171749F4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Đây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trận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thua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thứ</w:t>
      </w:r>
      <w:proofErr w:type="spellEnd"/>
      <w:r w:rsidRPr="00B5004C">
        <w:rPr>
          <w:color w:val="505050"/>
          <w:sz w:val="26"/>
          <w:szCs w:val="26"/>
        </w:rPr>
        <w:t xml:space="preserve"> 14 </w:t>
      </w:r>
      <w:proofErr w:type="spellStart"/>
      <w:r w:rsidRPr="00B5004C">
        <w:rPr>
          <w:color w:val="505050"/>
          <w:sz w:val="26"/>
          <w:szCs w:val="26"/>
        </w:rPr>
        <w:t>của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đoàn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quân</w:t>
      </w:r>
      <w:proofErr w:type="spellEnd"/>
      <w:r w:rsidRPr="00B5004C">
        <w:rPr>
          <w:color w:val="505050"/>
          <w:sz w:val="26"/>
          <w:szCs w:val="26"/>
        </w:rPr>
        <w:t> </w:t>
      </w:r>
      <w:hyperlink r:id="rId7" w:history="1">
        <w:r w:rsidRPr="00B5004C">
          <w:rPr>
            <w:rStyle w:val="Hyperlink"/>
            <w:b/>
            <w:bCs/>
            <w:color w:val="2D67AD"/>
            <w:sz w:val="26"/>
            <w:szCs w:val="26"/>
            <w:bdr w:val="none" w:sz="0" w:space="0" w:color="auto" w:frame="1"/>
          </w:rPr>
          <w:t>Erik ten Hag</w:t>
        </w:r>
      </w:hyperlink>
      <w:r w:rsidRPr="00B5004C">
        <w:rPr>
          <w:color w:val="505050"/>
          <w:sz w:val="26"/>
          <w:szCs w:val="26"/>
        </w:rPr>
        <w:t> </w:t>
      </w:r>
      <w:proofErr w:type="spellStart"/>
      <w:r w:rsidRPr="00B5004C">
        <w:rPr>
          <w:color w:val="505050"/>
          <w:sz w:val="26"/>
          <w:szCs w:val="26"/>
        </w:rPr>
        <w:t>tại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mùa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giải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này</w:t>
      </w:r>
      <w:proofErr w:type="spellEnd"/>
      <w:r w:rsidRPr="00B5004C">
        <w:rPr>
          <w:color w:val="505050"/>
          <w:sz w:val="26"/>
          <w:szCs w:val="26"/>
        </w:rPr>
        <w:t xml:space="preserve">, so </w:t>
      </w:r>
      <w:proofErr w:type="spellStart"/>
      <w:r w:rsidRPr="00B5004C">
        <w:rPr>
          <w:color w:val="505050"/>
          <w:sz w:val="26"/>
          <w:szCs w:val="26"/>
        </w:rPr>
        <w:t>với</w:t>
      </w:r>
      <w:proofErr w:type="spellEnd"/>
      <w:r w:rsidRPr="00B5004C">
        <w:rPr>
          <w:color w:val="505050"/>
          <w:sz w:val="26"/>
          <w:szCs w:val="26"/>
        </w:rPr>
        <w:t xml:space="preserve"> con </w:t>
      </w:r>
      <w:proofErr w:type="spellStart"/>
      <w:r w:rsidRPr="00B5004C">
        <w:rPr>
          <w:color w:val="505050"/>
          <w:sz w:val="26"/>
          <w:szCs w:val="26"/>
        </w:rPr>
        <w:t>số</w:t>
      </w:r>
      <w:proofErr w:type="spellEnd"/>
      <w:r w:rsidRPr="00B5004C">
        <w:rPr>
          <w:color w:val="505050"/>
          <w:sz w:val="26"/>
          <w:szCs w:val="26"/>
        </w:rPr>
        <w:t xml:space="preserve"> 12 </w:t>
      </w:r>
      <w:proofErr w:type="spellStart"/>
      <w:r w:rsidRPr="00B5004C">
        <w:rPr>
          <w:color w:val="505050"/>
          <w:sz w:val="26"/>
          <w:szCs w:val="26"/>
        </w:rPr>
        <w:t>chiến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thắng</w:t>
      </w:r>
      <w:proofErr w:type="spellEnd"/>
      <w:r w:rsidRPr="00B5004C">
        <w:rPr>
          <w:color w:val="505050"/>
          <w:sz w:val="26"/>
          <w:szCs w:val="26"/>
        </w:rPr>
        <w:t xml:space="preserve"> (2 </w:t>
      </w:r>
      <w:proofErr w:type="spellStart"/>
      <w:r w:rsidRPr="00B5004C">
        <w:rPr>
          <w:color w:val="505050"/>
          <w:sz w:val="26"/>
          <w:szCs w:val="26"/>
        </w:rPr>
        <w:t>trận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còn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hòa</w:t>
      </w:r>
      <w:proofErr w:type="spellEnd"/>
      <w:r w:rsidRPr="00B5004C">
        <w:rPr>
          <w:color w:val="505050"/>
          <w:sz w:val="26"/>
          <w:szCs w:val="26"/>
        </w:rPr>
        <w:t xml:space="preserve">) </w:t>
      </w:r>
      <w:proofErr w:type="spellStart"/>
      <w:r w:rsidRPr="00B5004C">
        <w:rPr>
          <w:color w:val="505050"/>
          <w:sz w:val="26"/>
          <w:szCs w:val="26"/>
        </w:rPr>
        <w:t>sau</w:t>
      </w:r>
      <w:proofErr w:type="spellEnd"/>
      <w:r w:rsidRPr="00B5004C">
        <w:rPr>
          <w:color w:val="505050"/>
          <w:sz w:val="26"/>
          <w:szCs w:val="26"/>
        </w:rPr>
        <w:t xml:space="preserve"> 28 </w:t>
      </w:r>
      <w:proofErr w:type="spellStart"/>
      <w:r w:rsidRPr="00B5004C">
        <w:rPr>
          <w:color w:val="505050"/>
          <w:sz w:val="26"/>
          <w:szCs w:val="26"/>
        </w:rPr>
        <w:t>trận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đã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trên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mọi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đấu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trường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737CD613" w14:textId="77777777" w:rsidR="00BE2B69" w:rsidRPr="00B5004C" w:rsidRDefault="00BE2B69" w:rsidP="00BE2B69">
      <w:pPr>
        <w:pStyle w:val="NormalWeb"/>
        <w:shd w:val="clear" w:color="auto" w:fill="FFFFFF"/>
        <w:spacing w:before="24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Kết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quả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này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khiến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thành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tích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của</w:t>
      </w:r>
      <w:proofErr w:type="spellEnd"/>
      <w:r w:rsidRPr="00B5004C">
        <w:rPr>
          <w:color w:val="505050"/>
          <w:sz w:val="26"/>
          <w:szCs w:val="26"/>
        </w:rPr>
        <w:t xml:space="preserve"> MU </w:t>
      </w:r>
      <w:proofErr w:type="spellStart"/>
      <w:r w:rsidRPr="00B5004C">
        <w:rPr>
          <w:color w:val="505050"/>
          <w:sz w:val="26"/>
          <w:szCs w:val="26"/>
        </w:rPr>
        <w:t>thời</w:t>
      </w:r>
      <w:proofErr w:type="spellEnd"/>
      <w:r w:rsidRPr="00B5004C">
        <w:rPr>
          <w:color w:val="505050"/>
          <w:sz w:val="26"/>
          <w:szCs w:val="26"/>
        </w:rPr>
        <w:t xml:space="preserve"> Ten Hag </w:t>
      </w:r>
      <w:proofErr w:type="spellStart"/>
      <w:r w:rsidRPr="00B5004C">
        <w:rPr>
          <w:color w:val="505050"/>
          <w:sz w:val="26"/>
          <w:szCs w:val="26"/>
        </w:rPr>
        <w:t>còn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tệ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hơn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cả</w:t>
      </w:r>
      <w:proofErr w:type="spellEnd"/>
      <w:r w:rsidRPr="00B5004C">
        <w:rPr>
          <w:color w:val="505050"/>
          <w:sz w:val="26"/>
          <w:szCs w:val="26"/>
        </w:rPr>
        <w:t xml:space="preserve"> David Moyes </w:t>
      </w:r>
      <w:proofErr w:type="spellStart"/>
      <w:r w:rsidRPr="00B5004C">
        <w:rPr>
          <w:color w:val="505050"/>
          <w:sz w:val="26"/>
          <w:szCs w:val="26"/>
        </w:rPr>
        <w:t>trước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bị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thải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172D9F33" w14:textId="77777777" w:rsidR="00BE2B69" w:rsidRPr="00B5004C" w:rsidRDefault="00BE2B69" w:rsidP="00BE2B69">
      <w:pPr>
        <w:pStyle w:val="NormalWeb"/>
        <w:shd w:val="clear" w:color="auto" w:fill="FFFFFF"/>
        <w:spacing w:before="24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Trong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lúc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nhiều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người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nghĩ</w:t>
      </w:r>
      <w:proofErr w:type="spellEnd"/>
      <w:r w:rsidRPr="00B5004C">
        <w:rPr>
          <w:color w:val="505050"/>
          <w:sz w:val="26"/>
          <w:szCs w:val="26"/>
        </w:rPr>
        <w:t xml:space="preserve"> Erik ten Hag </w:t>
      </w:r>
      <w:proofErr w:type="spellStart"/>
      <w:r w:rsidRPr="00B5004C">
        <w:rPr>
          <w:color w:val="505050"/>
          <w:sz w:val="26"/>
          <w:szCs w:val="26"/>
        </w:rPr>
        <w:t>sẽ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phải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rời</w:t>
      </w:r>
      <w:proofErr w:type="spellEnd"/>
      <w:r w:rsidRPr="00B5004C">
        <w:rPr>
          <w:color w:val="505050"/>
          <w:sz w:val="26"/>
          <w:szCs w:val="26"/>
        </w:rPr>
        <w:t xml:space="preserve"> ‘</w:t>
      </w:r>
      <w:proofErr w:type="spellStart"/>
      <w:r w:rsidRPr="00B5004C">
        <w:rPr>
          <w:color w:val="505050"/>
          <w:sz w:val="26"/>
          <w:szCs w:val="26"/>
        </w:rPr>
        <w:t>ghế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nóng</w:t>
      </w:r>
      <w:proofErr w:type="spellEnd"/>
      <w:r w:rsidRPr="00B5004C">
        <w:rPr>
          <w:color w:val="505050"/>
          <w:sz w:val="26"/>
          <w:szCs w:val="26"/>
        </w:rPr>
        <w:t xml:space="preserve">’ MU </w:t>
      </w:r>
      <w:proofErr w:type="spellStart"/>
      <w:r w:rsidRPr="00B5004C">
        <w:rPr>
          <w:color w:val="505050"/>
          <w:sz w:val="26"/>
          <w:szCs w:val="26"/>
        </w:rPr>
        <w:t>như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một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tất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yếu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nhất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khi</w:t>
      </w:r>
      <w:proofErr w:type="spellEnd"/>
      <w:r w:rsidRPr="00B5004C">
        <w:rPr>
          <w:color w:val="505050"/>
          <w:sz w:val="26"/>
          <w:szCs w:val="26"/>
        </w:rPr>
        <w:t xml:space="preserve"> CLB </w:t>
      </w:r>
      <w:proofErr w:type="spellStart"/>
      <w:r w:rsidRPr="00B5004C">
        <w:rPr>
          <w:color w:val="505050"/>
          <w:sz w:val="26"/>
          <w:szCs w:val="26"/>
        </w:rPr>
        <w:t>vừa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có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thêm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ông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chủ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mới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với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việc</w:t>
      </w:r>
      <w:proofErr w:type="spellEnd"/>
      <w:r w:rsidRPr="00B5004C">
        <w:rPr>
          <w:color w:val="505050"/>
          <w:sz w:val="26"/>
          <w:szCs w:val="26"/>
        </w:rPr>
        <w:t xml:space="preserve"> INEOS </w:t>
      </w:r>
      <w:proofErr w:type="spellStart"/>
      <w:r w:rsidRPr="00B5004C">
        <w:rPr>
          <w:color w:val="505050"/>
          <w:sz w:val="26"/>
          <w:szCs w:val="26"/>
        </w:rPr>
        <w:t>của</w:t>
      </w:r>
      <w:proofErr w:type="spellEnd"/>
      <w:r w:rsidRPr="00B5004C">
        <w:rPr>
          <w:color w:val="505050"/>
          <w:sz w:val="26"/>
          <w:szCs w:val="26"/>
        </w:rPr>
        <w:t xml:space="preserve"> Sir Jim </w:t>
      </w:r>
      <w:proofErr w:type="spellStart"/>
      <w:r w:rsidRPr="00B5004C">
        <w:rPr>
          <w:color w:val="505050"/>
          <w:sz w:val="26"/>
          <w:szCs w:val="26"/>
        </w:rPr>
        <w:t>Ratclitffe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hoàn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tất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việc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mua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lại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4C412A96" w14:textId="77777777" w:rsidR="00BE2B69" w:rsidRPr="00B5004C" w:rsidRDefault="00BE2B69" w:rsidP="00BE2B69">
      <w:pPr>
        <w:pStyle w:val="NormalWeb"/>
        <w:shd w:val="clear" w:color="auto" w:fill="FFFFFF"/>
        <w:spacing w:before="24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Tuy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vậy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chiến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lược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gia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người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Hà</w:t>
      </w:r>
      <w:proofErr w:type="spellEnd"/>
      <w:r w:rsidRPr="00B5004C">
        <w:rPr>
          <w:color w:val="505050"/>
          <w:sz w:val="26"/>
          <w:szCs w:val="26"/>
        </w:rPr>
        <w:t xml:space="preserve"> Lan </w:t>
      </w:r>
      <w:proofErr w:type="spellStart"/>
      <w:r w:rsidRPr="00B5004C">
        <w:rPr>
          <w:color w:val="505050"/>
          <w:sz w:val="26"/>
          <w:szCs w:val="26"/>
        </w:rPr>
        <w:t>vẫn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quả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quyết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rằng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ông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chính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người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thích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hợp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để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đưa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Quỷ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đỏ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vượt</w:t>
      </w:r>
      <w:proofErr w:type="spellEnd"/>
      <w:r w:rsidRPr="00B5004C">
        <w:rPr>
          <w:color w:val="505050"/>
          <w:sz w:val="26"/>
          <w:szCs w:val="26"/>
        </w:rPr>
        <w:t xml:space="preserve"> ra </w:t>
      </w:r>
      <w:proofErr w:type="spellStart"/>
      <w:r w:rsidRPr="00B5004C">
        <w:rPr>
          <w:color w:val="505050"/>
          <w:sz w:val="26"/>
          <w:szCs w:val="26"/>
        </w:rPr>
        <w:t>khỏi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khó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khăn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miễn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có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lực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lượng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tốt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nhất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trong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tay</w:t>
      </w:r>
      <w:proofErr w:type="spellEnd"/>
      <w:r w:rsidRPr="00B5004C">
        <w:rPr>
          <w:color w:val="505050"/>
          <w:sz w:val="26"/>
          <w:szCs w:val="26"/>
        </w:rPr>
        <w:t xml:space="preserve">. Erik ten Hag </w:t>
      </w:r>
      <w:proofErr w:type="spellStart"/>
      <w:r w:rsidRPr="00B5004C">
        <w:rPr>
          <w:color w:val="505050"/>
          <w:sz w:val="26"/>
          <w:szCs w:val="26"/>
        </w:rPr>
        <w:t>đổ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lỗi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kết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quả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kém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của</w:t>
      </w:r>
      <w:proofErr w:type="spellEnd"/>
      <w:r w:rsidRPr="00B5004C">
        <w:rPr>
          <w:color w:val="505050"/>
          <w:sz w:val="26"/>
          <w:szCs w:val="26"/>
        </w:rPr>
        <w:t xml:space="preserve"> MU </w:t>
      </w:r>
      <w:proofErr w:type="spellStart"/>
      <w:r w:rsidRPr="00B5004C">
        <w:rPr>
          <w:color w:val="505050"/>
          <w:sz w:val="26"/>
          <w:szCs w:val="26"/>
        </w:rPr>
        <w:t>thời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gian</w:t>
      </w:r>
      <w:proofErr w:type="spellEnd"/>
      <w:r w:rsidRPr="00B5004C">
        <w:rPr>
          <w:color w:val="505050"/>
          <w:sz w:val="26"/>
          <w:szCs w:val="26"/>
        </w:rPr>
        <w:t xml:space="preserve"> qua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do </w:t>
      </w:r>
      <w:proofErr w:type="spellStart"/>
      <w:r w:rsidRPr="00B5004C">
        <w:rPr>
          <w:color w:val="505050"/>
          <w:sz w:val="26"/>
          <w:szCs w:val="26"/>
        </w:rPr>
        <w:t>khủng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hoảng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chấn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thương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7B0BAC22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r w:rsidRPr="00B5004C">
        <w:rPr>
          <w:color w:val="505050"/>
          <w:sz w:val="26"/>
          <w:szCs w:val="26"/>
        </w:rPr>
        <w:t>“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Ông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chủ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mới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biết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tôi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biết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khi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trong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tay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tôi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có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đủ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lực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lượng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(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mạnh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nhất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)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thì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kết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quả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sẽ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khác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. MU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đã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cho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thấy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được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khả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năng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đấu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với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các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đối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thủ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hàng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đầu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ra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sao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.</w:t>
      </w:r>
    </w:p>
    <w:p w14:paraId="09D786EC" w14:textId="0907A82D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505050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505050"/>
          <w:sz w:val="26"/>
          <w:szCs w:val="26"/>
        </w:rPr>
        <mc:AlternateContent>
          <mc:Choice Requires="wps">
            <w:drawing>
              <wp:inline distT="0" distB="0" distL="0" distR="0" wp14:anchorId="5A46A905" wp14:editId="3DDAAC10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E0F012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p0qqSOcBAADEAwAADgAAAAAAAAAAAAAAAAAuAgAAZHJzL2Uyb0RvYy54bWxQSwECLQAU&#10;AAYACAAAACEATKDpLNgAAAADAQAADwAAAAAAAAAAAAAAAABBBAAAZHJzL2Rvd25yZXYueG1sUEsF&#10;BgAAAAAEAAQA8wAAAEYFAAAAAA==&#10;" filled="f" stroked="f">
                <o:lock v:ext="edit" aspectratio="t"/>
                <w10:anchorlock/>
              </v:rect>
            </w:pict>
          </mc:Fallback>
        </mc:AlternateContent>
      </w:r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Erik ten Hag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vẫn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tin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ông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là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người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phù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hợp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để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đưa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MU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thoát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khỏi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khủng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hoảng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,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chỉ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cần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các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trụ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cột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không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...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chấn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thương</w:t>
      </w:r>
      <w:proofErr w:type="spellEnd"/>
    </w:p>
    <w:p w14:paraId="2C5FB4DF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Tôi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bị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thuyết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phục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có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niềm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tin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mãnh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liệt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rằng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, MU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có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thể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đạt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được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sự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tiến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bộ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sự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ổn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định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hơn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thời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điểm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này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.</w:t>
      </w:r>
    </w:p>
    <w:p w14:paraId="6EAA9E22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Chúng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tôi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đã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thể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hiện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tốt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vào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năm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ngoái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cả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ở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giải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năm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nay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cho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đến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hiện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tại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đội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đang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chơi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thiếu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hiệu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quả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chúng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tôi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cần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phải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làm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tốt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hơn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.</w:t>
      </w:r>
    </w:p>
    <w:p w14:paraId="2281775D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MU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cần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phải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tiến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lên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tôi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phải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người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chỉ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huy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quá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trình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này</w:t>
      </w:r>
      <w:proofErr w:type="spellEnd"/>
      <w:r w:rsidRPr="00B5004C">
        <w:rPr>
          <w:color w:val="505050"/>
          <w:sz w:val="26"/>
          <w:szCs w:val="26"/>
        </w:rPr>
        <w:t>. 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Khi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các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trụ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cột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trở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lại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đầy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đủ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từ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chấn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thương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tôi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chắc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chắn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MU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sẽ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mạnh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hơn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.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Bạn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cần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phải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nhìn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nhận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phân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tích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một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cách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có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lý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trì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về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điều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này</w:t>
      </w:r>
      <w:proofErr w:type="spellEnd"/>
      <w:r w:rsidRPr="00B5004C">
        <w:rPr>
          <w:color w:val="505050"/>
          <w:sz w:val="26"/>
          <w:szCs w:val="26"/>
        </w:rPr>
        <w:t>”.</w:t>
      </w:r>
    </w:p>
    <w:p w14:paraId="5BCCEBBF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Vị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thuyền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trưởng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thừa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nhận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vấn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đề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cố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hữu</w:t>
      </w:r>
      <w:proofErr w:type="spellEnd"/>
      <w:r w:rsidRPr="00B5004C">
        <w:rPr>
          <w:color w:val="505050"/>
          <w:sz w:val="26"/>
          <w:szCs w:val="26"/>
        </w:rPr>
        <w:t xml:space="preserve"> MU </w:t>
      </w:r>
      <w:proofErr w:type="spellStart"/>
      <w:r w:rsidRPr="00B5004C">
        <w:rPr>
          <w:color w:val="505050"/>
          <w:sz w:val="26"/>
          <w:szCs w:val="26"/>
        </w:rPr>
        <w:t>vẫn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giữa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giải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quyết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được</w:t>
      </w:r>
      <w:proofErr w:type="spellEnd"/>
      <w:r w:rsidRPr="00B5004C">
        <w:rPr>
          <w:color w:val="505050"/>
          <w:sz w:val="26"/>
          <w:szCs w:val="26"/>
        </w:rPr>
        <w:t>: “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Rõ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ràng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MU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không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thất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quán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có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thể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đánh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bại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những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đội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mạnh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nhất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giải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đấu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nhưng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cũng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có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thể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thua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ngay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đội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yếu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hơn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hôm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nay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là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một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ví</w:t>
      </w:r>
      <w:proofErr w:type="spellEnd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Emphasis"/>
          <w:color w:val="505050"/>
          <w:sz w:val="26"/>
          <w:szCs w:val="26"/>
          <w:bdr w:val="none" w:sz="0" w:space="0" w:color="auto" w:frame="1"/>
        </w:rPr>
        <w:t>dụ</w:t>
      </w:r>
      <w:proofErr w:type="spellEnd"/>
      <w:r w:rsidRPr="00B5004C">
        <w:rPr>
          <w:color w:val="505050"/>
          <w:sz w:val="26"/>
          <w:szCs w:val="26"/>
        </w:rPr>
        <w:t>”.</w:t>
      </w:r>
    </w:p>
    <w:p w14:paraId="5F7CEABB" w14:textId="77777777" w:rsidR="00BE2B69" w:rsidRPr="00B5004C" w:rsidRDefault="00BE2B69" w:rsidP="00BE2B69">
      <w:pPr>
        <w:pStyle w:val="NormalWeb"/>
        <w:shd w:val="clear" w:color="auto" w:fill="FFFFFF"/>
        <w:spacing w:before="24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Với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thất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mới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nhất</w:t>
      </w:r>
      <w:proofErr w:type="spellEnd"/>
      <w:r w:rsidRPr="00B5004C">
        <w:rPr>
          <w:color w:val="505050"/>
          <w:sz w:val="26"/>
          <w:szCs w:val="26"/>
        </w:rPr>
        <w:t>, MU (</w:t>
      </w:r>
      <w:proofErr w:type="spellStart"/>
      <w:r w:rsidRPr="00B5004C">
        <w:rPr>
          <w:color w:val="505050"/>
          <w:sz w:val="26"/>
          <w:szCs w:val="26"/>
        </w:rPr>
        <w:t>đã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chơi</w:t>
      </w:r>
      <w:proofErr w:type="spellEnd"/>
      <w:r w:rsidRPr="00B5004C">
        <w:rPr>
          <w:color w:val="505050"/>
          <w:sz w:val="26"/>
          <w:szCs w:val="26"/>
        </w:rPr>
        <w:t xml:space="preserve"> 20 </w:t>
      </w:r>
      <w:proofErr w:type="spellStart"/>
      <w:r w:rsidRPr="00B5004C">
        <w:rPr>
          <w:color w:val="505050"/>
          <w:sz w:val="26"/>
          <w:szCs w:val="26"/>
        </w:rPr>
        <w:t>trận</w:t>
      </w:r>
      <w:proofErr w:type="spellEnd"/>
      <w:r w:rsidRPr="00B5004C">
        <w:rPr>
          <w:color w:val="505050"/>
          <w:sz w:val="26"/>
          <w:szCs w:val="26"/>
        </w:rPr>
        <w:t xml:space="preserve">) </w:t>
      </w:r>
      <w:proofErr w:type="spellStart"/>
      <w:r w:rsidRPr="00B5004C">
        <w:rPr>
          <w:color w:val="505050"/>
          <w:sz w:val="26"/>
          <w:szCs w:val="26"/>
        </w:rPr>
        <w:t>xếp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thứ</w:t>
      </w:r>
      <w:proofErr w:type="spellEnd"/>
      <w:r w:rsidRPr="00B5004C">
        <w:rPr>
          <w:color w:val="505050"/>
          <w:sz w:val="26"/>
          <w:szCs w:val="26"/>
        </w:rPr>
        <w:t xml:space="preserve"> 7 </w:t>
      </w:r>
      <w:proofErr w:type="spellStart"/>
      <w:r w:rsidRPr="00B5004C">
        <w:rPr>
          <w:color w:val="505050"/>
          <w:sz w:val="26"/>
          <w:szCs w:val="26"/>
        </w:rPr>
        <w:t>với</w:t>
      </w:r>
      <w:proofErr w:type="spellEnd"/>
      <w:r w:rsidRPr="00B5004C">
        <w:rPr>
          <w:color w:val="505050"/>
          <w:sz w:val="26"/>
          <w:szCs w:val="26"/>
        </w:rPr>
        <w:t xml:space="preserve"> 31 </w:t>
      </w:r>
      <w:proofErr w:type="spellStart"/>
      <w:r w:rsidRPr="00B5004C">
        <w:rPr>
          <w:color w:val="505050"/>
          <w:sz w:val="26"/>
          <w:szCs w:val="26"/>
        </w:rPr>
        <w:t>điểm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kém</w:t>
      </w:r>
      <w:proofErr w:type="spellEnd"/>
      <w:r w:rsidRPr="00B5004C">
        <w:rPr>
          <w:color w:val="505050"/>
          <w:sz w:val="26"/>
          <w:szCs w:val="26"/>
        </w:rPr>
        <w:t xml:space="preserve"> Arsenal </w:t>
      </w:r>
      <w:proofErr w:type="spellStart"/>
      <w:r w:rsidRPr="00B5004C">
        <w:rPr>
          <w:color w:val="505050"/>
          <w:sz w:val="26"/>
          <w:szCs w:val="26"/>
        </w:rPr>
        <w:t>đang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đứng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vị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trí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thứ</w:t>
      </w:r>
      <w:proofErr w:type="spellEnd"/>
      <w:r w:rsidRPr="00B5004C">
        <w:rPr>
          <w:color w:val="505050"/>
          <w:sz w:val="26"/>
          <w:szCs w:val="26"/>
        </w:rPr>
        <w:t xml:space="preserve"> 4 </w:t>
      </w:r>
      <w:proofErr w:type="spellStart"/>
      <w:r w:rsidRPr="00B5004C">
        <w:rPr>
          <w:color w:val="505050"/>
          <w:sz w:val="26"/>
          <w:szCs w:val="26"/>
        </w:rPr>
        <w:t>và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ít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hơn</w:t>
      </w:r>
      <w:proofErr w:type="spellEnd"/>
      <w:r w:rsidRPr="00B5004C">
        <w:rPr>
          <w:color w:val="505050"/>
          <w:sz w:val="26"/>
          <w:szCs w:val="26"/>
        </w:rPr>
        <w:t xml:space="preserve"> 1 </w:t>
      </w:r>
      <w:proofErr w:type="spellStart"/>
      <w:r w:rsidRPr="00B5004C">
        <w:rPr>
          <w:color w:val="505050"/>
          <w:sz w:val="26"/>
          <w:szCs w:val="26"/>
        </w:rPr>
        <w:t>trận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tới</w:t>
      </w:r>
      <w:proofErr w:type="spellEnd"/>
      <w:r w:rsidRPr="00B5004C">
        <w:rPr>
          <w:color w:val="505050"/>
          <w:sz w:val="26"/>
          <w:szCs w:val="26"/>
        </w:rPr>
        <w:t xml:space="preserve"> 9 </w:t>
      </w:r>
      <w:proofErr w:type="spellStart"/>
      <w:r w:rsidRPr="00B5004C">
        <w:rPr>
          <w:color w:val="505050"/>
          <w:sz w:val="26"/>
          <w:szCs w:val="26"/>
        </w:rPr>
        <w:t>điểm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009185CC" w14:textId="5C942FCE" w:rsidR="00C17270" w:rsidRPr="00B5004C" w:rsidRDefault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sz w:val="26"/>
          <w:szCs w:val="26"/>
        </w:rPr>
        <w:lastRenderedPageBreak/>
        <w:t xml:space="preserve">Link: </w:t>
      </w:r>
      <w:hyperlink r:id="rId8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https://vietnamnet.vn/mu-thua-tham-erik-ten-hag-co-bao-chua-giu-ghe-o-old-trafford-2233419.html</w:t>
        </w:r>
      </w:hyperlink>
    </w:p>
    <w:p w14:paraId="05E1DA7D" w14:textId="21C0FB50" w:rsidR="00BE2B69" w:rsidRPr="00B5004C" w:rsidRDefault="00BE2B69" w:rsidP="00BE2B69">
      <w:pPr>
        <w:pStyle w:val="Heading1"/>
        <w:shd w:val="clear" w:color="auto" w:fill="FFFFFF"/>
        <w:rPr>
          <w:color w:val="2A2A2A"/>
          <w:sz w:val="26"/>
          <w:szCs w:val="26"/>
        </w:rPr>
      </w:pPr>
      <w:r w:rsidRPr="00B5004C">
        <w:rPr>
          <w:sz w:val="26"/>
          <w:szCs w:val="26"/>
        </w:rPr>
        <w:t>2.</w:t>
      </w:r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Mbappe</w:t>
      </w:r>
      <w:proofErr w:type="spellEnd"/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nhận</w:t>
      </w:r>
      <w:proofErr w:type="spellEnd"/>
      <w:r w:rsidRPr="00B5004C">
        <w:rPr>
          <w:color w:val="2A2A2A"/>
          <w:sz w:val="26"/>
          <w:szCs w:val="26"/>
        </w:rPr>
        <w:t xml:space="preserve"> 130 </w:t>
      </w:r>
      <w:proofErr w:type="spellStart"/>
      <w:r w:rsidRPr="00B5004C">
        <w:rPr>
          <w:color w:val="2A2A2A"/>
          <w:sz w:val="26"/>
          <w:szCs w:val="26"/>
        </w:rPr>
        <w:t>triệu</w:t>
      </w:r>
      <w:proofErr w:type="spellEnd"/>
      <w:r w:rsidRPr="00B5004C">
        <w:rPr>
          <w:color w:val="2A2A2A"/>
          <w:sz w:val="26"/>
          <w:szCs w:val="26"/>
        </w:rPr>
        <w:t xml:space="preserve"> euro </w:t>
      </w:r>
      <w:proofErr w:type="spellStart"/>
      <w:r w:rsidRPr="00B5004C">
        <w:rPr>
          <w:color w:val="2A2A2A"/>
          <w:sz w:val="26"/>
          <w:szCs w:val="26"/>
        </w:rPr>
        <w:t>tiền</w:t>
      </w:r>
      <w:proofErr w:type="spellEnd"/>
      <w:r w:rsidRPr="00B5004C">
        <w:rPr>
          <w:color w:val="2A2A2A"/>
          <w:sz w:val="26"/>
          <w:szCs w:val="26"/>
        </w:rPr>
        <w:t xml:space="preserve"> ‘</w:t>
      </w:r>
      <w:proofErr w:type="spellStart"/>
      <w:r w:rsidRPr="00B5004C">
        <w:rPr>
          <w:color w:val="2A2A2A"/>
          <w:sz w:val="26"/>
          <w:szCs w:val="26"/>
        </w:rPr>
        <w:t>lót</w:t>
      </w:r>
      <w:proofErr w:type="spellEnd"/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tay</w:t>
      </w:r>
      <w:proofErr w:type="spellEnd"/>
      <w:r w:rsidRPr="00B5004C">
        <w:rPr>
          <w:color w:val="2A2A2A"/>
          <w:sz w:val="26"/>
          <w:szCs w:val="26"/>
        </w:rPr>
        <w:t xml:space="preserve">’ </w:t>
      </w:r>
      <w:proofErr w:type="spellStart"/>
      <w:r w:rsidRPr="00B5004C">
        <w:rPr>
          <w:color w:val="2A2A2A"/>
          <w:sz w:val="26"/>
          <w:szCs w:val="26"/>
        </w:rPr>
        <w:t>ký</w:t>
      </w:r>
      <w:proofErr w:type="spellEnd"/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hợp</w:t>
      </w:r>
      <w:proofErr w:type="spellEnd"/>
      <w:r w:rsidRPr="00B5004C">
        <w:rPr>
          <w:color w:val="2A2A2A"/>
          <w:sz w:val="26"/>
          <w:szCs w:val="26"/>
        </w:rPr>
        <w:t xml:space="preserve"> </w:t>
      </w:r>
      <w:proofErr w:type="spellStart"/>
      <w:r w:rsidRPr="00B5004C">
        <w:rPr>
          <w:color w:val="2A2A2A"/>
          <w:sz w:val="26"/>
          <w:szCs w:val="26"/>
        </w:rPr>
        <w:t>đồng</w:t>
      </w:r>
      <w:proofErr w:type="spellEnd"/>
      <w:r w:rsidRPr="00B5004C">
        <w:rPr>
          <w:color w:val="2A2A2A"/>
          <w:sz w:val="26"/>
          <w:szCs w:val="26"/>
        </w:rPr>
        <w:t xml:space="preserve"> Real Madrid</w:t>
      </w:r>
    </w:p>
    <w:p w14:paraId="79A56ABF" w14:textId="34E3941A" w:rsidR="00BE2B69" w:rsidRPr="00B5004C" w:rsidRDefault="00BE2B69" w:rsidP="00BE2B69">
      <w:pPr>
        <w:pStyle w:val="Heading2"/>
        <w:shd w:val="clear" w:color="auto" w:fill="FFFFFF"/>
        <w:rPr>
          <w:rFonts w:ascii="Times New Roman" w:hAnsi="Times New Roman" w:cs="Times New Roman"/>
          <w:color w:val="404040"/>
        </w:rPr>
      </w:pPr>
      <w:proofErr w:type="spellStart"/>
      <w:r w:rsidRPr="00B5004C">
        <w:rPr>
          <w:rFonts w:ascii="Times New Roman" w:hAnsi="Times New Roman" w:cs="Times New Roman"/>
        </w:rPr>
        <w:t>Nội</w:t>
      </w:r>
      <w:proofErr w:type="spellEnd"/>
      <w:r w:rsidRPr="00B5004C">
        <w:rPr>
          <w:rFonts w:ascii="Times New Roman" w:hAnsi="Times New Roman" w:cs="Times New Roman"/>
        </w:rPr>
        <w:t xml:space="preserve"> dung:</w:t>
      </w:r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Kylian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Mbappe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sẽ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nhận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khoản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tiền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130 </w:t>
      </w:r>
      <w:proofErr w:type="spellStart"/>
      <w:r w:rsidRPr="00B5004C">
        <w:rPr>
          <w:rFonts w:ascii="Times New Roman" w:hAnsi="Times New Roman" w:cs="Times New Roman"/>
          <w:color w:val="404040"/>
        </w:rPr>
        <w:t>triệu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euro </w:t>
      </w:r>
      <w:proofErr w:type="spellStart"/>
      <w:r w:rsidRPr="00B5004C">
        <w:rPr>
          <w:rFonts w:ascii="Times New Roman" w:hAnsi="Times New Roman" w:cs="Times New Roman"/>
          <w:color w:val="404040"/>
        </w:rPr>
        <w:t>tiền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‘</w:t>
      </w:r>
      <w:proofErr w:type="spellStart"/>
      <w:r w:rsidRPr="00B5004C">
        <w:rPr>
          <w:rFonts w:ascii="Times New Roman" w:hAnsi="Times New Roman" w:cs="Times New Roman"/>
          <w:color w:val="404040"/>
        </w:rPr>
        <w:t>lót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tay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’, </w:t>
      </w:r>
      <w:proofErr w:type="spellStart"/>
      <w:r w:rsidRPr="00B5004C">
        <w:rPr>
          <w:rFonts w:ascii="Times New Roman" w:hAnsi="Times New Roman" w:cs="Times New Roman"/>
          <w:color w:val="404040"/>
        </w:rPr>
        <w:t>kèm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lương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ròng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26 </w:t>
      </w:r>
      <w:proofErr w:type="spellStart"/>
      <w:r w:rsidRPr="00B5004C">
        <w:rPr>
          <w:rFonts w:ascii="Times New Roman" w:hAnsi="Times New Roman" w:cs="Times New Roman"/>
          <w:color w:val="404040"/>
        </w:rPr>
        <w:t>triệu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euro/</w:t>
      </w:r>
      <w:proofErr w:type="spellStart"/>
      <w:r w:rsidRPr="00B5004C">
        <w:rPr>
          <w:rFonts w:ascii="Times New Roman" w:hAnsi="Times New Roman" w:cs="Times New Roman"/>
          <w:color w:val="404040"/>
        </w:rPr>
        <w:t>năm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khi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ký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hợp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404040"/>
        </w:rPr>
        <w:t>đồng</w:t>
      </w:r>
      <w:proofErr w:type="spellEnd"/>
      <w:r w:rsidRPr="00B5004C">
        <w:rPr>
          <w:rFonts w:ascii="Times New Roman" w:hAnsi="Times New Roman" w:cs="Times New Roman"/>
          <w:color w:val="404040"/>
        </w:rPr>
        <w:t xml:space="preserve"> Real Madrid.</w:t>
      </w:r>
    </w:p>
    <w:p w14:paraId="59FD08B6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r w:rsidRPr="00B5004C">
        <w:rPr>
          <w:color w:val="505050"/>
          <w:sz w:val="26"/>
          <w:szCs w:val="26"/>
        </w:rPr>
        <w:t xml:space="preserve">Theo </w:t>
      </w:r>
      <w:proofErr w:type="spellStart"/>
      <w:r w:rsidRPr="00B5004C">
        <w:rPr>
          <w:color w:val="505050"/>
          <w:sz w:val="26"/>
          <w:szCs w:val="26"/>
        </w:rPr>
        <w:t>báo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chí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Tây</w:t>
      </w:r>
      <w:proofErr w:type="spellEnd"/>
      <w:r w:rsidRPr="00B5004C">
        <w:rPr>
          <w:color w:val="505050"/>
          <w:sz w:val="26"/>
          <w:szCs w:val="26"/>
        </w:rPr>
        <w:t xml:space="preserve"> Ban </w:t>
      </w:r>
      <w:proofErr w:type="spellStart"/>
      <w:r w:rsidRPr="00B5004C">
        <w:rPr>
          <w:color w:val="505050"/>
          <w:sz w:val="26"/>
          <w:szCs w:val="26"/>
        </w:rPr>
        <w:t>Nha</w:t>
      </w:r>
      <w:proofErr w:type="spellEnd"/>
      <w:r w:rsidRPr="00B5004C">
        <w:rPr>
          <w:color w:val="505050"/>
          <w:sz w:val="26"/>
          <w:szCs w:val="26"/>
        </w:rPr>
        <w:t>, </w:t>
      </w:r>
      <w:hyperlink r:id="rId9" w:history="1">
        <w:r w:rsidRPr="00B5004C">
          <w:rPr>
            <w:rStyle w:val="Hyperlink"/>
            <w:b/>
            <w:bCs/>
            <w:color w:val="2D67AD"/>
            <w:sz w:val="26"/>
            <w:szCs w:val="26"/>
            <w:bdr w:val="none" w:sz="0" w:space="0" w:color="auto" w:frame="1"/>
          </w:rPr>
          <w:t>Real Madrid</w:t>
        </w:r>
      </w:hyperlink>
      <w:r w:rsidRPr="00B5004C">
        <w:rPr>
          <w:color w:val="505050"/>
          <w:sz w:val="26"/>
          <w:szCs w:val="26"/>
        </w:rPr>
        <w:t> </w:t>
      </w:r>
      <w:proofErr w:type="spellStart"/>
      <w:r w:rsidRPr="00B5004C">
        <w:rPr>
          <w:color w:val="505050"/>
          <w:sz w:val="26"/>
          <w:szCs w:val="26"/>
        </w:rPr>
        <w:t>sẽ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gửi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đề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nghị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Mbappe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kèm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hợp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đồng</w:t>
      </w:r>
      <w:proofErr w:type="spellEnd"/>
      <w:r w:rsidRPr="00B5004C">
        <w:rPr>
          <w:color w:val="505050"/>
          <w:sz w:val="26"/>
          <w:szCs w:val="26"/>
        </w:rPr>
        <w:t xml:space="preserve"> – </w:t>
      </w:r>
      <w:proofErr w:type="spellStart"/>
      <w:r w:rsidRPr="00B5004C">
        <w:rPr>
          <w:color w:val="505050"/>
          <w:sz w:val="26"/>
          <w:szCs w:val="26"/>
        </w:rPr>
        <w:t>cũng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lần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cuối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cùng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vào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ngày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mai</w:t>
      </w:r>
      <w:proofErr w:type="spellEnd"/>
      <w:r w:rsidRPr="00B5004C">
        <w:rPr>
          <w:color w:val="505050"/>
          <w:sz w:val="26"/>
          <w:szCs w:val="26"/>
        </w:rPr>
        <w:t xml:space="preserve"> (1/1/2024) </w:t>
      </w:r>
      <w:proofErr w:type="spellStart"/>
      <w:r w:rsidRPr="00B5004C">
        <w:rPr>
          <w:color w:val="505050"/>
          <w:sz w:val="26"/>
          <w:szCs w:val="26"/>
        </w:rPr>
        <w:t>khi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thị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trường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chuyển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nhượng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mùa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Đông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chính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thức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mở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cửa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5B441A89" w14:textId="228390F6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505050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505050"/>
          <w:sz w:val="26"/>
          <w:szCs w:val="26"/>
        </w:rPr>
        <mc:AlternateContent>
          <mc:Choice Requires="wps">
            <w:drawing>
              <wp:inline distT="0" distB="0" distL="0" distR="0" wp14:anchorId="462E9020" wp14:editId="25A41342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B95427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WjuPi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Mbappe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sẽ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khoác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lên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màu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áo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Real Madrid ở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mùa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giải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tới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>...</w:t>
      </w:r>
    </w:p>
    <w:p w14:paraId="5EBAF39A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r w:rsidRPr="00B5004C">
        <w:rPr>
          <w:color w:val="505050"/>
          <w:sz w:val="26"/>
          <w:szCs w:val="26"/>
        </w:rPr>
        <w:t xml:space="preserve">Marca </w:t>
      </w:r>
      <w:proofErr w:type="spellStart"/>
      <w:r w:rsidRPr="00B5004C">
        <w:rPr>
          <w:color w:val="505050"/>
          <w:sz w:val="26"/>
          <w:szCs w:val="26"/>
        </w:rPr>
        <w:t>hé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lộ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nếu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đồng</w:t>
      </w:r>
      <w:proofErr w:type="spellEnd"/>
      <w:r w:rsidRPr="00B5004C">
        <w:rPr>
          <w:color w:val="505050"/>
          <w:sz w:val="26"/>
          <w:szCs w:val="26"/>
        </w:rPr>
        <w:t xml:space="preserve"> ý </w:t>
      </w:r>
      <w:proofErr w:type="spellStart"/>
      <w:r w:rsidRPr="00B5004C">
        <w:rPr>
          <w:color w:val="505050"/>
          <w:sz w:val="26"/>
          <w:szCs w:val="26"/>
        </w:rPr>
        <w:t>rời</w:t>
      </w:r>
      <w:proofErr w:type="spellEnd"/>
      <w:r w:rsidRPr="00B5004C">
        <w:rPr>
          <w:color w:val="505050"/>
          <w:sz w:val="26"/>
          <w:szCs w:val="26"/>
        </w:rPr>
        <w:t> </w:t>
      </w:r>
      <w:hyperlink r:id="rId10" w:history="1">
        <w:r w:rsidRPr="00B5004C">
          <w:rPr>
            <w:rStyle w:val="Hyperlink"/>
            <w:b/>
            <w:bCs/>
            <w:color w:val="2D67AD"/>
            <w:sz w:val="26"/>
            <w:szCs w:val="26"/>
            <w:bdr w:val="none" w:sz="0" w:space="0" w:color="auto" w:frame="1"/>
          </w:rPr>
          <w:t>PSG</w:t>
        </w:r>
      </w:hyperlink>
      <w:r w:rsidRPr="00B5004C">
        <w:rPr>
          <w:color w:val="505050"/>
          <w:sz w:val="26"/>
          <w:szCs w:val="26"/>
        </w:rPr>
        <w:t> </w:t>
      </w:r>
      <w:proofErr w:type="spellStart"/>
      <w:r w:rsidRPr="00B5004C">
        <w:rPr>
          <w:color w:val="505050"/>
          <w:sz w:val="26"/>
          <w:szCs w:val="26"/>
        </w:rPr>
        <w:t>để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gia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nhập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sân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Bernabeu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Mbappe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sẽ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nhận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khoản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thưởng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tiền</w:t>
      </w:r>
      <w:proofErr w:type="spellEnd"/>
      <w:r w:rsidRPr="00B5004C">
        <w:rPr>
          <w:color w:val="505050"/>
          <w:sz w:val="26"/>
          <w:szCs w:val="26"/>
        </w:rPr>
        <w:t xml:space="preserve"> ‘</w:t>
      </w:r>
      <w:proofErr w:type="spellStart"/>
      <w:r w:rsidRPr="00B5004C">
        <w:rPr>
          <w:color w:val="505050"/>
          <w:sz w:val="26"/>
          <w:szCs w:val="26"/>
        </w:rPr>
        <w:t>lót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tay</w:t>
      </w:r>
      <w:proofErr w:type="spellEnd"/>
      <w:r w:rsidRPr="00B5004C">
        <w:rPr>
          <w:color w:val="505050"/>
          <w:sz w:val="26"/>
          <w:szCs w:val="26"/>
        </w:rPr>
        <w:t xml:space="preserve">’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130 </w:t>
      </w:r>
      <w:proofErr w:type="spellStart"/>
      <w:r w:rsidRPr="00B5004C">
        <w:rPr>
          <w:color w:val="505050"/>
          <w:sz w:val="26"/>
          <w:szCs w:val="26"/>
        </w:rPr>
        <w:t>triệu</w:t>
      </w:r>
      <w:proofErr w:type="spellEnd"/>
      <w:r w:rsidRPr="00B5004C">
        <w:rPr>
          <w:color w:val="505050"/>
          <w:sz w:val="26"/>
          <w:szCs w:val="26"/>
        </w:rPr>
        <w:t xml:space="preserve"> euro </w:t>
      </w:r>
      <w:proofErr w:type="spellStart"/>
      <w:r w:rsidRPr="00B5004C">
        <w:rPr>
          <w:color w:val="505050"/>
          <w:sz w:val="26"/>
          <w:szCs w:val="26"/>
        </w:rPr>
        <w:t>theo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dạng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chuyển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nhượng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tự</w:t>
      </w:r>
      <w:proofErr w:type="spellEnd"/>
      <w:r w:rsidRPr="00B5004C">
        <w:rPr>
          <w:color w:val="505050"/>
          <w:sz w:val="26"/>
          <w:szCs w:val="26"/>
        </w:rPr>
        <w:t xml:space="preserve"> do, </w:t>
      </w:r>
      <w:proofErr w:type="spellStart"/>
      <w:r w:rsidRPr="00B5004C">
        <w:rPr>
          <w:color w:val="505050"/>
          <w:sz w:val="26"/>
          <w:szCs w:val="26"/>
        </w:rPr>
        <w:t>kèm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lương</w:t>
      </w:r>
      <w:proofErr w:type="spellEnd"/>
      <w:r w:rsidRPr="00B5004C">
        <w:rPr>
          <w:color w:val="505050"/>
          <w:sz w:val="26"/>
          <w:szCs w:val="26"/>
        </w:rPr>
        <w:t xml:space="preserve"> 26 </w:t>
      </w:r>
      <w:proofErr w:type="spellStart"/>
      <w:r w:rsidRPr="00B5004C">
        <w:rPr>
          <w:color w:val="505050"/>
          <w:sz w:val="26"/>
          <w:szCs w:val="26"/>
        </w:rPr>
        <w:t>triệu</w:t>
      </w:r>
      <w:proofErr w:type="spellEnd"/>
      <w:r w:rsidRPr="00B5004C">
        <w:rPr>
          <w:color w:val="505050"/>
          <w:sz w:val="26"/>
          <w:szCs w:val="26"/>
        </w:rPr>
        <w:t xml:space="preserve"> euro/</w:t>
      </w:r>
      <w:proofErr w:type="spellStart"/>
      <w:r w:rsidRPr="00B5004C">
        <w:rPr>
          <w:color w:val="505050"/>
          <w:sz w:val="26"/>
          <w:szCs w:val="26"/>
        </w:rPr>
        <w:t>năm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sau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thuế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cao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nhất</w:t>
      </w:r>
      <w:proofErr w:type="spellEnd"/>
      <w:r w:rsidRPr="00B5004C">
        <w:rPr>
          <w:color w:val="505050"/>
          <w:sz w:val="26"/>
          <w:szCs w:val="26"/>
        </w:rPr>
        <w:t xml:space="preserve"> ở Real Madrid.</w:t>
      </w:r>
    </w:p>
    <w:p w14:paraId="4520421F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Nguồn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này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biết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đây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cũng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gói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thỏa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thuận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của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gã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khổng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lồ</w:t>
      </w:r>
      <w:proofErr w:type="spellEnd"/>
      <w:r w:rsidRPr="00B5004C">
        <w:rPr>
          <w:color w:val="505050"/>
          <w:sz w:val="26"/>
          <w:szCs w:val="26"/>
        </w:rPr>
        <w:t xml:space="preserve"> La Liga </w:t>
      </w:r>
      <w:proofErr w:type="spellStart"/>
      <w:r w:rsidRPr="00B5004C">
        <w:rPr>
          <w:color w:val="505050"/>
          <w:sz w:val="26"/>
          <w:szCs w:val="26"/>
        </w:rPr>
        <w:t>với</w:t>
      </w:r>
      <w:proofErr w:type="spellEnd"/>
      <w:r w:rsidRPr="00B5004C">
        <w:rPr>
          <w:color w:val="505050"/>
          <w:sz w:val="26"/>
          <w:szCs w:val="26"/>
        </w:rPr>
        <w:t> </w:t>
      </w:r>
      <w:proofErr w:type="spellStart"/>
      <w:r w:rsidRPr="00B5004C">
        <w:rPr>
          <w:rStyle w:val="Strong"/>
          <w:color w:val="505050"/>
          <w:sz w:val="26"/>
          <w:szCs w:val="26"/>
          <w:bdr w:val="none" w:sz="0" w:space="0" w:color="auto" w:frame="1"/>
        </w:rPr>
        <w:fldChar w:fldCharType="begin"/>
      </w:r>
      <w:r w:rsidRPr="00B5004C">
        <w:rPr>
          <w:rStyle w:val="Strong"/>
          <w:color w:val="505050"/>
          <w:sz w:val="26"/>
          <w:szCs w:val="26"/>
          <w:bdr w:val="none" w:sz="0" w:space="0" w:color="auto" w:frame="1"/>
        </w:rPr>
        <w:instrText xml:space="preserve"> HYPERLINK "https://vietnamnet.vn/kylian-mbappe-tag16373369271706283488.html" </w:instrText>
      </w:r>
      <w:r w:rsidRPr="00B5004C">
        <w:rPr>
          <w:rStyle w:val="Strong"/>
          <w:color w:val="505050"/>
          <w:sz w:val="26"/>
          <w:szCs w:val="26"/>
          <w:bdr w:val="none" w:sz="0" w:space="0" w:color="auto" w:frame="1"/>
        </w:rPr>
        <w:fldChar w:fldCharType="separate"/>
      </w:r>
      <w:r w:rsidRPr="00B5004C">
        <w:rPr>
          <w:rStyle w:val="Hyperlink"/>
          <w:b/>
          <w:bCs/>
          <w:color w:val="2D67AD"/>
          <w:sz w:val="26"/>
          <w:szCs w:val="26"/>
          <w:bdr w:val="none" w:sz="0" w:space="0" w:color="auto" w:frame="1"/>
        </w:rPr>
        <w:t>Kylian</w:t>
      </w:r>
      <w:proofErr w:type="spellEnd"/>
      <w:r w:rsidRPr="00B5004C">
        <w:rPr>
          <w:rStyle w:val="Hyperlink"/>
          <w:b/>
          <w:bCs/>
          <w:color w:val="2D67AD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B5004C">
        <w:rPr>
          <w:rStyle w:val="Hyperlink"/>
          <w:b/>
          <w:bCs/>
          <w:color w:val="2D67AD"/>
          <w:sz w:val="26"/>
          <w:szCs w:val="26"/>
          <w:bdr w:val="none" w:sz="0" w:space="0" w:color="auto" w:frame="1"/>
        </w:rPr>
        <w:t>Mbappe</w:t>
      </w:r>
      <w:proofErr w:type="spellEnd"/>
      <w:r w:rsidRPr="00B5004C">
        <w:rPr>
          <w:rStyle w:val="Strong"/>
          <w:color w:val="505050"/>
          <w:sz w:val="26"/>
          <w:szCs w:val="26"/>
          <w:bdr w:val="none" w:sz="0" w:space="0" w:color="auto" w:frame="1"/>
        </w:rPr>
        <w:fldChar w:fldCharType="end"/>
      </w:r>
      <w:r w:rsidRPr="00B5004C">
        <w:rPr>
          <w:color w:val="505050"/>
          <w:sz w:val="26"/>
          <w:szCs w:val="26"/>
        </w:rPr>
        <w:t> </w:t>
      </w:r>
      <w:proofErr w:type="spellStart"/>
      <w:r w:rsidRPr="00B5004C">
        <w:rPr>
          <w:color w:val="505050"/>
          <w:sz w:val="26"/>
          <w:szCs w:val="26"/>
        </w:rPr>
        <w:t>từ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mùa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hè</w:t>
      </w:r>
      <w:proofErr w:type="spellEnd"/>
      <w:r w:rsidRPr="00B5004C">
        <w:rPr>
          <w:color w:val="505050"/>
          <w:sz w:val="26"/>
          <w:szCs w:val="26"/>
        </w:rPr>
        <w:t xml:space="preserve"> 2022 </w:t>
      </w:r>
      <w:proofErr w:type="spellStart"/>
      <w:r w:rsidRPr="00B5004C">
        <w:rPr>
          <w:color w:val="505050"/>
          <w:sz w:val="26"/>
          <w:szCs w:val="26"/>
        </w:rPr>
        <w:t>và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nó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được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giữ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nguyên</w:t>
      </w:r>
      <w:proofErr w:type="spellEnd"/>
      <w:r w:rsidRPr="00B5004C">
        <w:rPr>
          <w:color w:val="505050"/>
          <w:sz w:val="26"/>
          <w:szCs w:val="26"/>
        </w:rPr>
        <w:t xml:space="preserve"> ở </w:t>
      </w:r>
      <w:proofErr w:type="spellStart"/>
      <w:r w:rsidRPr="00B5004C">
        <w:rPr>
          <w:color w:val="505050"/>
          <w:sz w:val="26"/>
          <w:szCs w:val="26"/>
        </w:rPr>
        <w:t>lời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đề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nghị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lần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này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01957DAD" w14:textId="77777777" w:rsidR="00BE2B69" w:rsidRPr="00B5004C" w:rsidRDefault="00BE2B69" w:rsidP="00BE2B69">
      <w:pPr>
        <w:pStyle w:val="NormalWeb"/>
        <w:shd w:val="clear" w:color="auto" w:fill="FFFFFF"/>
        <w:spacing w:before="24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Các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thông</w:t>
      </w:r>
      <w:proofErr w:type="spellEnd"/>
      <w:r w:rsidRPr="00B5004C">
        <w:rPr>
          <w:color w:val="505050"/>
          <w:sz w:val="26"/>
          <w:szCs w:val="26"/>
        </w:rPr>
        <w:t xml:space="preserve"> tin </w:t>
      </w:r>
      <w:proofErr w:type="spellStart"/>
      <w:r w:rsidRPr="00B5004C">
        <w:rPr>
          <w:color w:val="505050"/>
          <w:sz w:val="26"/>
          <w:szCs w:val="26"/>
        </w:rPr>
        <w:t>cũng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nhấn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mạnh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đây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‘</w:t>
      </w:r>
      <w:proofErr w:type="spellStart"/>
      <w:r w:rsidRPr="00B5004C">
        <w:rPr>
          <w:color w:val="505050"/>
          <w:sz w:val="26"/>
          <w:szCs w:val="26"/>
        </w:rPr>
        <w:t>cơ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hội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cuối</w:t>
      </w:r>
      <w:proofErr w:type="spellEnd"/>
      <w:r w:rsidRPr="00B5004C">
        <w:rPr>
          <w:color w:val="505050"/>
          <w:sz w:val="26"/>
          <w:szCs w:val="26"/>
        </w:rPr>
        <w:t xml:space="preserve">’ </w:t>
      </w:r>
      <w:proofErr w:type="spellStart"/>
      <w:r w:rsidRPr="00B5004C">
        <w:rPr>
          <w:color w:val="505050"/>
          <w:sz w:val="26"/>
          <w:szCs w:val="26"/>
        </w:rPr>
        <w:t>cho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chân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sút</w:t>
      </w:r>
      <w:proofErr w:type="spellEnd"/>
      <w:r w:rsidRPr="00B5004C">
        <w:rPr>
          <w:color w:val="505050"/>
          <w:sz w:val="26"/>
          <w:szCs w:val="26"/>
        </w:rPr>
        <w:t xml:space="preserve"> PSG </w:t>
      </w:r>
      <w:proofErr w:type="spellStart"/>
      <w:r w:rsidRPr="00B5004C">
        <w:rPr>
          <w:color w:val="505050"/>
          <w:sz w:val="26"/>
          <w:szCs w:val="26"/>
        </w:rPr>
        <w:t>gia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nhập</w:t>
      </w:r>
      <w:proofErr w:type="spellEnd"/>
      <w:r w:rsidRPr="00B5004C">
        <w:rPr>
          <w:color w:val="505050"/>
          <w:sz w:val="26"/>
          <w:szCs w:val="26"/>
        </w:rPr>
        <w:t xml:space="preserve"> Real Madrid, </w:t>
      </w:r>
      <w:proofErr w:type="spellStart"/>
      <w:r w:rsidRPr="00B5004C">
        <w:rPr>
          <w:color w:val="505050"/>
          <w:sz w:val="26"/>
          <w:szCs w:val="26"/>
        </w:rPr>
        <w:t>vì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Chủ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tịch</w:t>
      </w:r>
      <w:proofErr w:type="spellEnd"/>
      <w:r w:rsidRPr="00B5004C">
        <w:rPr>
          <w:color w:val="505050"/>
          <w:sz w:val="26"/>
          <w:szCs w:val="26"/>
        </w:rPr>
        <w:t xml:space="preserve"> Florentino Perez </w:t>
      </w:r>
      <w:proofErr w:type="spellStart"/>
      <w:r w:rsidRPr="00B5004C">
        <w:rPr>
          <w:color w:val="505050"/>
          <w:sz w:val="26"/>
          <w:szCs w:val="26"/>
        </w:rPr>
        <w:t>xác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định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sẽ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không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có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đề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nghị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nào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thêm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nữa</w:t>
      </w:r>
      <w:proofErr w:type="spellEnd"/>
      <w:r w:rsidRPr="00B5004C">
        <w:rPr>
          <w:color w:val="505050"/>
          <w:sz w:val="26"/>
          <w:szCs w:val="26"/>
        </w:rPr>
        <w:t xml:space="preserve">. </w:t>
      </w:r>
      <w:proofErr w:type="spellStart"/>
      <w:r w:rsidRPr="00B5004C">
        <w:rPr>
          <w:color w:val="505050"/>
          <w:sz w:val="26"/>
          <w:szCs w:val="26"/>
        </w:rPr>
        <w:t>Họ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Mbappe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hạn</w:t>
      </w:r>
      <w:proofErr w:type="spellEnd"/>
      <w:r w:rsidRPr="00B5004C">
        <w:rPr>
          <w:color w:val="505050"/>
          <w:sz w:val="26"/>
          <w:szCs w:val="26"/>
        </w:rPr>
        <w:t xml:space="preserve"> 15 </w:t>
      </w:r>
      <w:proofErr w:type="spellStart"/>
      <w:r w:rsidRPr="00B5004C">
        <w:rPr>
          <w:color w:val="505050"/>
          <w:sz w:val="26"/>
          <w:szCs w:val="26"/>
        </w:rPr>
        <w:t>ngày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để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đưa</w:t>
      </w:r>
      <w:proofErr w:type="spellEnd"/>
      <w:r w:rsidRPr="00B5004C">
        <w:rPr>
          <w:color w:val="505050"/>
          <w:sz w:val="26"/>
          <w:szCs w:val="26"/>
        </w:rPr>
        <w:t xml:space="preserve"> ra </w:t>
      </w:r>
      <w:proofErr w:type="spellStart"/>
      <w:r w:rsidRPr="00B5004C">
        <w:rPr>
          <w:color w:val="505050"/>
          <w:sz w:val="26"/>
          <w:szCs w:val="26"/>
        </w:rPr>
        <w:t>lựa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chọn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tương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lai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tức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trước</w:t>
      </w:r>
      <w:proofErr w:type="spellEnd"/>
      <w:r w:rsidRPr="00B5004C">
        <w:rPr>
          <w:color w:val="505050"/>
          <w:sz w:val="26"/>
          <w:szCs w:val="26"/>
        </w:rPr>
        <w:t xml:space="preserve"> 16/1 </w:t>
      </w:r>
      <w:proofErr w:type="spellStart"/>
      <w:r w:rsidRPr="00B5004C">
        <w:rPr>
          <w:color w:val="505050"/>
          <w:sz w:val="26"/>
          <w:szCs w:val="26"/>
        </w:rPr>
        <w:t>phải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có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câu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trả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lời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rõ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ràng</w:t>
      </w:r>
      <w:proofErr w:type="spellEnd"/>
      <w:r w:rsidRPr="00B5004C">
        <w:rPr>
          <w:color w:val="505050"/>
          <w:sz w:val="26"/>
          <w:szCs w:val="26"/>
        </w:rPr>
        <w:t xml:space="preserve">: </w:t>
      </w:r>
      <w:proofErr w:type="spellStart"/>
      <w:r w:rsidRPr="00B5004C">
        <w:rPr>
          <w:color w:val="505050"/>
          <w:sz w:val="26"/>
          <w:szCs w:val="26"/>
        </w:rPr>
        <w:t>đến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hoặc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không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5F03043A" w14:textId="35FA59AF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505050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505050"/>
          <w:sz w:val="26"/>
          <w:szCs w:val="26"/>
        </w:rPr>
        <mc:AlternateContent>
          <mc:Choice Requires="wps">
            <w:drawing>
              <wp:inline distT="0" distB="0" distL="0" distR="0" wp14:anchorId="035BF3D2" wp14:editId="5E567604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671931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Sn1W6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... hay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tiếp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tục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lựa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chọn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ở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lại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làm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 xml:space="preserve"> '</w:t>
      </w:r>
      <w:proofErr w:type="spellStart"/>
      <w:r w:rsidRPr="00B5004C">
        <w:rPr>
          <w:rFonts w:ascii="Times New Roman" w:hAnsi="Times New Roman" w:cs="Times New Roman"/>
          <w:color w:val="505050"/>
          <w:sz w:val="26"/>
          <w:szCs w:val="26"/>
        </w:rPr>
        <w:t>vua</w:t>
      </w:r>
      <w:proofErr w:type="spellEnd"/>
      <w:r w:rsidRPr="00B5004C">
        <w:rPr>
          <w:rFonts w:ascii="Times New Roman" w:hAnsi="Times New Roman" w:cs="Times New Roman"/>
          <w:color w:val="505050"/>
          <w:sz w:val="26"/>
          <w:szCs w:val="26"/>
        </w:rPr>
        <w:t>' PSG?</w:t>
      </w:r>
    </w:p>
    <w:p w14:paraId="11C60F9F" w14:textId="77777777" w:rsidR="00BE2B69" w:rsidRPr="00B5004C" w:rsidRDefault="00BE2B69" w:rsidP="00BE2B69">
      <w:pPr>
        <w:pStyle w:val="NormalWeb"/>
        <w:shd w:val="clear" w:color="auto" w:fill="FFFFFF"/>
        <w:spacing w:before="24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Nếu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đồng</w:t>
      </w:r>
      <w:proofErr w:type="spellEnd"/>
      <w:r w:rsidRPr="00B5004C">
        <w:rPr>
          <w:color w:val="505050"/>
          <w:sz w:val="26"/>
          <w:szCs w:val="26"/>
        </w:rPr>
        <w:t xml:space="preserve"> ý, </w:t>
      </w:r>
      <w:proofErr w:type="spellStart"/>
      <w:r w:rsidRPr="00B5004C">
        <w:rPr>
          <w:color w:val="505050"/>
          <w:sz w:val="26"/>
          <w:szCs w:val="26"/>
        </w:rPr>
        <w:t>Mbappe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sẽ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ký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tiền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hợp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đồng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trong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tháng</w:t>
      </w:r>
      <w:proofErr w:type="spellEnd"/>
      <w:r w:rsidRPr="00B5004C">
        <w:rPr>
          <w:color w:val="505050"/>
          <w:sz w:val="26"/>
          <w:szCs w:val="26"/>
        </w:rPr>
        <w:t xml:space="preserve"> 1 </w:t>
      </w:r>
      <w:proofErr w:type="spellStart"/>
      <w:r w:rsidRPr="00B5004C">
        <w:rPr>
          <w:color w:val="505050"/>
          <w:sz w:val="26"/>
          <w:szCs w:val="26"/>
        </w:rPr>
        <w:t>trước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chuyển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đến</w:t>
      </w:r>
      <w:proofErr w:type="spellEnd"/>
      <w:r w:rsidRPr="00B5004C">
        <w:rPr>
          <w:color w:val="505050"/>
          <w:sz w:val="26"/>
          <w:szCs w:val="26"/>
        </w:rPr>
        <w:t xml:space="preserve"> Real Madrid </w:t>
      </w:r>
      <w:proofErr w:type="spellStart"/>
      <w:r w:rsidRPr="00B5004C">
        <w:rPr>
          <w:color w:val="505050"/>
          <w:sz w:val="26"/>
          <w:szCs w:val="26"/>
        </w:rPr>
        <w:t>với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tư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cách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cầu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thủ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tự</w:t>
      </w:r>
      <w:proofErr w:type="spellEnd"/>
      <w:r w:rsidRPr="00B5004C">
        <w:rPr>
          <w:color w:val="505050"/>
          <w:sz w:val="26"/>
          <w:szCs w:val="26"/>
        </w:rPr>
        <w:t xml:space="preserve"> do </w:t>
      </w:r>
      <w:proofErr w:type="spellStart"/>
      <w:r w:rsidRPr="00B5004C">
        <w:rPr>
          <w:color w:val="505050"/>
          <w:sz w:val="26"/>
          <w:szCs w:val="26"/>
        </w:rPr>
        <w:t>vào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tháng</w:t>
      </w:r>
      <w:proofErr w:type="spellEnd"/>
      <w:r w:rsidRPr="00B5004C">
        <w:rPr>
          <w:color w:val="505050"/>
          <w:sz w:val="26"/>
          <w:szCs w:val="26"/>
        </w:rPr>
        <w:t xml:space="preserve"> 7/2024.</w:t>
      </w:r>
    </w:p>
    <w:p w14:paraId="765210F0" w14:textId="77777777" w:rsidR="00BE2B69" w:rsidRPr="00B5004C" w:rsidRDefault="00BE2B69" w:rsidP="00BE2B69">
      <w:pPr>
        <w:pStyle w:val="NormalWeb"/>
        <w:shd w:val="clear" w:color="auto" w:fill="FFFFFF"/>
        <w:spacing w:before="24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Mbappe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hiện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đang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vào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những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tháng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cuối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trong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hợp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đồng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với</w:t>
      </w:r>
      <w:proofErr w:type="spellEnd"/>
      <w:r w:rsidRPr="00B5004C">
        <w:rPr>
          <w:color w:val="505050"/>
          <w:sz w:val="26"/>
          <w:szCs w:val="26"/>
        </w:rPr>
        <w:t xml:space="preserve"> PSG. </w:t>
      </w:r>
      <w:proofErr w:type="spellStart"/>
      <w:r w:rsidRPr="00B5004C">
        <w:rPr>
          <w:color w:val="505050"/>
          <w:sz w:val="26"/>
          <w:szCs w:val="26"/>
        </w:rPr>
        <w:t>Và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bất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kể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áp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lực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từ</w:t>
      </w:r>
      <w:proofErr w:type="spellEnd"/>
      <w:r w:rsidRPr="00B5004C">
        <w:rPr>
          <w:color w:val="505050"/>
          <w:sz w:val="26"/>
          <w:szCs w:val="26"/>
        </w:rPr>
        <w:t xml:space="preserve"> Real Madrid </w:t>
      </w:r>
      <w:proofErr w:type="spellStart"/>
      <w:r w:rsidRPr="00B5004C">
        <w:rPr>
          <w:color w:val="505050"/>
          <w:sz w:val="26"/>
          <w:szCs w:val="26"/>
        </w:rPr>
        <w:t>buộc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Mbappe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quyết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định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sớm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tờ</w:t>
      </w:r>
      <w:proofErr w:type="spellEnd"/>
      <w:r w:rsidRPr="00B5004C">
        <w:rPr>
          <w:color w:val="505050"/>
          <w:sz w:val="26"/>
          <w:szCs w:val="26"/>
        </w:rPr>
        <w:t xml:space="preserve"> Le10sport </w:t>
      </w:r>
      <w:proofErr w:type="spellStart"/>
      <w:r w:rsidRPr="00B5004C">
        <w:rPr>
          <w:color w:val="505050"/>
          <w:sz w:val="26"/>
          <w:szCs w:val="26"/>
        </w:rPr>
        <w:t>cho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biết</w:t>
      </w:r>
      <w:proofErr w:type="spellEnd"/>
      <w:r w:rsidRPr="00B5004C">
        <w:rPr>
          <w:color w:val="505050"/>
          <w:sz w:val="26"/>
          <w:szCs w:val="26"/>
        </w:rPr>
        <w:t xml:space="preserve">, </w:t>
      </w:r>
      <w:proofErr w:type="spellStart"/>
      <w:r w:rsidRPr="00B5004C">
        <w:rPr>
          <w:color w:val="505050"/>
          <w:sz w:val="26"/>
          <w:szCs w:val="26"/>
        </w:rPr>
        <w:t>đội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bóng</w:t>
      </w:r>
      <w:proofErr w:type="spellEnd"/>
      <w:r w:rsidRPr="00B5004C">
        <w:rPr>
          <w:color w:val="505050"/>
          <w:sz w:val="26"/>
          <w:szCs w:val="26"/>
        </w:rPr>
        <w:t xml:space="preserve"> Paris </w:t>
      </w:r>
      <w:proofErr w:type="spellStart"/>
      <w:r w:rsidRPr="00B5004C">
        <w:rPr>
          <w:color w:val="505050"/>
          <w:sz w:val="26"/>
          <w:szCs w:val="26"/>
        </w:rPr>
        <w:t>vẫn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tự</w:t>
      </w:r>
      <w:proofErr w:type="spellEnd"/>
      <w:r w:rsidRPr="00B5004C">
        <w:rPr>
          <w:color w:val="505050"/>
          <w:sz w:val="26"/>
          <w:szCs w:val="26"/>
        </w:rPr>
        <w:t xml:space="preserve"> tin </w:t>
      </w:r>
      <w:proofErr w:type="spellStart"/>
      <w:r w:rsidRPr="00B5004C">
        <w:rPr>
          <w:color w:val="505050"/>
          <w:sz w:val="26"/>
          <w:szCs w:val="26"/>
        </w:rPr>
        <w:t>đội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trưởng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tuyển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Pháp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sẽ</w:t>
      </w:r>
      <w:proofErr w:type="spellEnd"/>
      <w:r w:rsidRPr="00B5004C">
        <w:rPr>
          <w:color w:val="505050"/>
          <w:sz w:val="26"/>
          <w:szCs w:val="26"/>
        </w:rPr>
        <w:t xml:space="preserve"> ở </w:t>
      </w:r>
      <w:proofErr w:type="spellStart"/>
      <w:r w:rsidRPr="00B5004C">
        <w:rPr>
          <w:color w:val="505050"/>
          <w:sz w:val="26"/>
          <w:szCs w:val="26"/>
        </w:rPr>
        <w:t>lại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với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họ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4560C0A5" w14:textId="77777777" w:rsidR="00BE2B69" w:rsidRPr="00B5004C" w:rsidRDefault="00BE2B69" w:rsidP="00BE2B69">
      <w:pPr>
        <w:pStyle w:val="NormalWeb"/>
        <w:shd w:val="clear" w:color="auto" w:fill="FFFFFF"/>
        <w:spacing w:before="240" w:beforeAutospacing="0" w:after="0" w:afterAutospacing="0"/>
        <w:rPr>
          <w:color w:val="505050"/>
          <w:sz w:val="26"/>
          <w:szCs w:val="26"/>
        </w:rPr>
      </w:pPr>
      <w:proofErr w:type="spellStart"/>
      <w:r w:rsidRPr="00B5004C">
        <w:rPr>
          <w:color w:val="505050"/>
          <w:sz w:val="26"/>
          <w:szCs w:val="26"/>
        </w:rPr>
        <w:t>Các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ông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chủ</w:t>
      </w:r>
      <w:proofErr w:type="spellEnd"/>
      <w:r w:rsidRPr="00B5004C">
        <w:rPr>
          <w:color w:val="505050"/>
          <w:sz w:val="26"/>
          <w:szCs w:val="26"/>
        </w:rPr>
        <w:t xml:space="preserve"> PSG </w:t>
      </w:r>
      <w:proofErr w:type="spellStart"/>
      <w:r w:rsidRPr="00B5004C">
        <w:rPr>
          <w:color w:val="505050"/>
          <w:sz w:val="26"/>
          <w:szCs w:val="26"/>
        </w:rPr>
        <w:t>thấy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Mbappe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hạnh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phúc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tại</w:t>
      </w:r>
      <w:proofErr w:type="spellEnd"/>
      <w:r w:rsidRPr="00B5004C">
        <w:rPr>
          <w:color w:val="505050"/>
          <w:sz w:val="26"/>
          <w:szCs w:val="26"/>
        </w:rPr>
        <w:t xml:space="preserve"> CLB </w:t>
      </w:r>
      <w:proofErr w:type="spellStart"/>
      <w:r w:rsidRPr="00B5004C">
        <w:rPr>
          <w:color w:val="505050"/>
          <w:sz w:val="26"/>
          <w:szCs w:val="26"/>
        </w:rPr>
        <w:t>và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đang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xây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dựng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mọi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thứ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quanh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anh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nên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có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niềm</w:t>
      </w:r>
      <w:proofErr w:type="spellEnd"/>
      <w:r w:rsidRPr="00B5004C">
        <w:rPr>
          <w:color w:val="505050"/>
          <w:sz w:val="26"/>
          <w:szCs w:val="26"/>
        </w:rPr>
        <w:t xml:space="preserve"> tin Real Madrid </w:t>
      </w:r>
      <w:proofErr w:type="spellStart"/>
      <w:r w:rsidRPr="00B5004C">
        <w:rPr>
          <w:color w:val="505050"/>
          <w:sz w:val="26"/>
          <w:szCs w:val="26"/>
        </w:rPr>
        <w:t>sẽ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không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lôi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kéo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được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ngôi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sao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số</w:t>
      </w:r>
      <w:proofErr w:type="spellEnd"/>
      <w:r w:rsidRPr="00B5004C">
        <w:rPr>
          <w:color w:val="505050"/>
          <w:sz w:val="26"/>
          <w:szCs w:val="26"/>
        </w:rPr>
        <w:t xml:space="preserve"> 1 </w:t>
      </w:r>
      <w:proofErr w:type="spellStart"/>
      <w:r w:rsidRPr="00B5004C">
        <w:rPr>
          <w:color w:val="505050"/>
          <w:sz w:val="26"/>
          <w:szCs w:val="26"/>
        </w:rPr>
        <w:t>của</w:t>
      </w:r>
      <w:proofErr w:type="spellEnd"/>
      <w:r w:rsidRPr="00B5004C">
        <w:rPr>
          <w:color w:val="505050"/>
          <w:sz w:val="26"/>
          <w:szCs w:val="26"/>
        </w:rPr>
        <w:t xml:space="preserve"> </w:t>
      </w:r>
      <w:proofErr w:type="spellStart"/>
      <w:r w:rsidRPr="00B5004C">
        <w:rPr>
          <w:color w:val="505050"/>
          <w:sz w:val="26"/>
          <w:szCs w:val="26"/>
        </w:rPr>
        <w:t>họ</w:t>
      </w:r>
      <w:proofErr w:type="spellEnd"/>
      <w:r w:rsidRPr="00B5004C">
        <w:rPr>
          <w:color w:val="505050"/>
          <w:sz w:val="26"/>
          <w:szCs w:val="26"/>
        </w:rPr>
        <w:t>.</w:t>
      </w:r>
    </w:p>
    <w:p w14:paraId="0B4F55C7" w14:textId="00D35D0E" w:rsidR="00BE2B69" w:rsidRPr="00B5004C" w:rsidRDefault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sz w:val="26"/>
          <w:szCs w:val="26"/>
        </w:rPr>
        <w:t xml:space="preserve">Link: </w:t>
      </w:r>
      <w:hyperlink r:id="rId11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https://vietnamnet.vn/mbappe-nhan-130-trieu-euro-tien-lot-tay-ky-hop-dong-real-madrid-2233438.html</w:t>
        </w:r>
      </w:hyperlink>
    </w:p>
    <w:p w14:paraId="1BEAC89B" w14:textId="475C2690" w:rsidR="00BE2B69" w:rsidRPr="00B5004C" w:rsidRDefault="00BE2B69" w:rsidP="00BE2B69">
      <w:pPr>
        <w:pStyle w:val="Heading1"/>
        <w:shd w:val="clear" w:color="auto" w:fill="FFFFFF"/>
        <w:spacing w:before="0" w:beforeAutospacing="0" w:after="300" w:afterAutospacing="0" w:line="645" w:lineRule="atLeast"/>
        <w:rPr>
          <w:color w:val="1D1D1D"/>
          <w:sz w:val="26"/>
          <w:szCs w:val="26"/>
        </w:rPr>
      </w:pPr>
      <w:r w:rsidRPr="00B5004C">
        <w:rPr>
          <w:sz w:val="26"/>
          <w:szCs w:val="26"/>
        </w:rPr>
        <w:t>3.</w:t>
      </w:r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Lịch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thi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đấu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Ngoại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hạng</w:t>
      </w:r>
      <w:proofErr w:type="spellEnd"/>
      <w:r w:rsidRPr="00B5004C">
        <w:rPr>
          <w:color w:val="1D1D1D"/>
          <w:sz w:val="26"/>
          <w:szCs w:val="26"/>
        </w:rPr>
        <w:t xml:space="preserve"> Anh </w:t>
      </w:r>
      <w:proofErr w:type="spellStart"/>
      <w:r w:rsidRPr="00B5004C">
        <w:rPr>
          <w:color w:val="1D1D1D"/>
          <w:sz w:val="26"/>
          <w:szCs w:val="26"/>
        </w:rPr>
        <w:t>vòng</w:t>
      </w:r>
      <w:proofErr w:type="spellEnd"/>
      <w:r w:rsidRPr="00B5004C">
        <w:rPr>
          <w:color w:val="1D1D1D"/>
          <w:sz w:val="26"/>
          <w:szCs w:val="26"/>
        </w:rPr>
        <w:t xml:space="preserve"> 20: Man City </w:t>
      </w:r>
      <w:proofErr w:type="spellStart"/>
      <w:r w:rsidRPr="00B5004C">
        <w:rPr>
          <w:color w:val="1D1D1D"/>
          <w:sz w:val="26"/>
          <w:szCs w:val="26"/>
        </w:rPr>
        <w:t>dạo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chơi</w:t>
      </w:r>
      <w:proofErr w:type="spellEnd"/>
      <w:r w:rsidRPr="00B5004C">
        <w:rPr>
          <w:color w:val="1D1D1D"/>
          <w:sz w:val="26"/>
          <w:szCs w:val="26"/>
        </w:rPr>
        <w:t xml:space="preserve">, MU </w:t>
      </w:r>
      <w:proofErr w:type="spellStart"/>
      <w:r w:rsidRPr="00B5004C">
        <w:rPr>
          <w:color w:val="1D1D1D"/>
          <w:sz w:val="26"/>
          <w:szCs w:val="26"/>
        </w:rPr>
        <w:t>cẩn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trọng</w:t>
      </w:r>
      <w:proofErr w:type="spellEnd"/>
    </w:p>
    <w:p w14:paraId="00AA87F4" w14:textId="4F513D98" w:rsidR="00BE2B69" w:rsidRPr="00B5004C" w:rsidRDefault="00BE2B69" w:rsidP="00BE2B69">
      <w:pPr>
        <w:pStyle w:val="Heading3"/>
        <w:shd w:val="clear" w:color="auto" w:fill="FFFFFF"/>
        <w:spacing w:before="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B5004C">
        <w:rPr>
          <w:rFonts w:ascii="Times New Roman" w:hAnsi="Times New Roman" w:cs="Times New Roman"/>
          <w:sz w:val="26"/>
          <w:szCs w:val="26"/>
        </w:rPr>
        <w:lastRenderedPageBreak/>
        <w:t>Nội</w:t>
      </w:r>
      <w:proofErr w:type="spellEnd"/>
      <w:r w:rsidRPr="00B5004C">
        <w:rPr>
          <w:rFonts w:ascii="Times New Roman" w:hAnsi="Times New Roman" w:cs="Times New Roman"/>
          <w:sz w:val="26"/>
          <w:szCs w:val="26"/>
        </w:rPr>
        <w:t xml:space="preserve"> dung:</w:t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B5004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  <w:sz w:val="26"/>
          <w:szCs w:val="26"/>
        </w:rPr>
        <w:t>hạng</w:t>
      </w:r>
      <w:proofErr w:type="spellEnd"/>
      <w:r w:rsidRPr="00B5004C">
        <w:rPr>
          <w:rFonts w:ascii="Times New Roman" w:hAnsi="Times New Roman" w:cs="Times New Roman"/>
          <w:color w:val="000000"/>
          <w:sz w:val="26"/>
          <w:szCs w:val="26"/>
        </w:rPr>
        <w:t xml:space="preserve"> Anh </w:t>
      </w:r>
      <w:proofErr w:type="spellStart"/>
      <w:r w:rsidRPr="00B5004C">
        <w:rPr>
          <w:rFonts w:ascii="Times New Roman" w:hAnsi="Times New Roman" w:cs="Times New Roman"/>
          <w:color w:val="000000"/>
          <w:sz w:val="26"/>
          <w:szCs w:val="26"/>
        </w:rPr>
        <w:t>vòng</w:t>
      </w:r>
      <w:proofErr w:type="spellEnd"/>
      <w:r w:rsidRPr="00B5004C">
        <w:rPr>
          <w:rFonts w:ascii="Times New Roman" w:hAnsi="Times New Roman" w:cs="Times New Roman"/>
          <w:color w:val="000000"/>
          <w:sz w:val="26"/>
          <w:szCs w:val="26"/>
        </w:rPr>
        <w:t xml:space="preserve"> 20: Top </w:t>
      </w:r>
      <w:proofErr w:type="spellStart"/>
      <w:r w:rsidRPr="00B5004C">
        <w:rPr>
          <w:rFonts w:ascii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B5004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  <w:sz w:val="26"/>
          <w:szCs w:val="26"/>
        </w:rPr>
        <w:t>thẳng</w:t>
      </w:r>
      <w:proofErr w:type="spellEnd"/>
      <w:r w:rsidRPr="00B5004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  <w:sz w:val="26"/>
          <w:szCs w:val="26"/>
        </w:rPr>
        <w:t>tiến</w:t>
      </w:r>
      <w:proofErr w:type="spellEnd"/>
      <w:r w:rsidRPr="00B5004C">
        <w:rPr>
          <w:rFonts w:ascii="Times New Roman" w:hAnsi="Times New Roman" w:cs="Times New Roman"/>
          <w:color w:val="000000"/>
          <w:sz w:val="26"/>
          <w:szCs w:val="26"/>
        </w:rPr>
        <w:t>?</w:t>
      </w:r>
    </w:p>
    <w:p w14:paraId="292E4321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Vòng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lượt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về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Ngoại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hạng</w:t>
      </w:r>
      <w:proofErr w:type="spellEnd"/>
      <w:r w:rsidRPr="00B5004C">
        <w:rPr>
          <w:color w:val="000000"/>
          <w:sz w:val="26"/>
          <w:szCs w:val="26"/>
        </w:rPr>
        <w:t xml:space="preserve"> Anh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dự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báo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dễ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Top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họ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gặp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bị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thấp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hơn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sự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tịnh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tiến</w:t>
      </w:r>
      <w:proofErr w:type="spellEnd"/>
      <w:r w:rsidRPr="00B5004C">
        <w:rPr>
          <w:color w:val="000000"/>
          <w:sz w:val="26"/>
          <w:szCs w:val="26"/>
        </w:rPr>
        <w:t xml:space="preserve"> ở Top 4? </w:t>
      </w:r>
    </w:p>
    <w:p w14:paraId="6ED21843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r w:rsidRPr="00B5004C">
        <w:rPr>
          <w:color w:val="000000"/>
          <w:sz w:val="26"/>
          <w:szCs w:val="26"/>
        </w:rPr>
        <w:t xml:space="preserve">Liverpool </w:t>
      </w:r>
      <w:proofErr w:type="spellStart"/>
      <w:r w:rsidRPr="00B5004C">
        <w:rPr>
          <w:color w:val="000000"/>
          <w:sz w:val="26"/>
          <w:szCs w:val="26"/>
        </w:rPr>
        <w:t>hẳn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hoan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Arsenal </w:t>
      </w:r>
      <w:proofErr w:type="spellStart"/>
      <w:r w:rsidRPr="00B5004C">
        <w:rPr>
          <w:color w:val="000000"/>
          <w:sz w:val="26"/>
          <w:szCs w:val="26"/>
        </w:rPr>
        <w:t>thất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West Ham. </w:t>
      </w:r>
      <w:proofErr w:type="spellStart"/>
      <w:r w:rsidRPr="00B5004C">
        <w:rPr>
          <w:color w:val="000000"/>
          <w:sz w:val="26"/>
          <w:szCs w:val="26"/>
        </w:rPr>
        <w:t>Nhờ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kết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ấy</w:t>
      </w:r>
      <w:proofErr w:type="spellEnd"/>
      <w:r w:rsidRPr="00B5004C">
        <w:rPr>
          <w:color w:val="000000"/>
          <w:sz w:val="26"/>
          <w:szCs w:val="26"/>
        </w:rPr>
        <w:t xml:space="preserve">, The Kop </w:t>
      </w:r>
      <w:proofErr w:type="spellStart"/>
      <w:r w:rsidRPr="00B5004C">
        <w:rPr>
          <w:color w:val="000000"/>
          <w:sz w:val="26"/>
          <w:szCs w:val="26"/>
        </w:rPr>
        <w:t>vẫn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giữ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ngôi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2 </w:t>
      </w:r>
      <w:proofErr w:type="spellStart"/>
      <w:r w:rsidRPr="00B5004C">
        <w:rPr>
          <w:color w:val="000000"/>
          <w:sz w:val="26"/>
          <w:szCs w:val="26"/>
        </w:rPr>
        <w:t>điểm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hơn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Vòng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này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chính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xác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đúng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Tết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Dương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lịch</w:t>
      </w:r>
      <w:proofErr w:type="spellEnd"/>
      <w:r w:rsidRPr="00B5004C">
        <w:rPr>
          <w:color w:val="000000"/>
          <w:sz w:val="26"/>
          <w:szCs w:val="26"/>
        </w:rPr>
        <w:t xml:space="preserve">, Liverpool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đang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khủng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hoảng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Newcastle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thánh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Anfield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3 </w:t>
      </w:r>
      <w:proofErr w:type="spellStart"/>
      <w:r w:rsidRPr="00B5004C">
        <w:rPr>
          <w:color w:val="000000"/>
          <w:sz w:val="26"/>
          <w:szCs w:val="26"/>
        </w:rPr>
        <w:t>điểm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xem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nhiệm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vụ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tầm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tay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thầy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trò</w:t>
      </w:r>
      <w:proofErr w:type="spellEnd"/>
      <w:r w:rsidRPr="00B5004C">
        <w:rPr>
          <w:color w:val="000000"/>
          <w:sz w:val="26"/>
          <w:szCs w:val="26"/>
        </w:rPr>
        <w:t xml:space="preserve"> Juergen Klopp. </w:t>
      </w:r>
      <w:proofErr w:type="spellStart"/>
      <w:r w:rsidRPr="00B5004C">
        <w:rPr>
          <w:color w:val="000000"/>
          <w:sz w:val="26"/>
          <w:szCs w:val="26"/>
        </w:rPr>
        <w:t>Trước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, Arsenal </w:t>
      </w:r>
      <w:proofErr w:type="spellStart"/>
      <w:r w:rsidRPr="00B5004C">
        <w:rPr>
          <w:color w:val="000000"/>
          <w:sz w:val="26"/>
          <w:szCs w:val="26"/>
        </w:rPr>
        <w:t>dù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khách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nhưng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Fulham. Aston Villa, </w:t>
      </w:r>
      <w:proofErr w:type="spellStart"/>
      <w:r w:rsidRPr="00B5004C">
        <w:rPr>
          <w:color w:val="000000"/>
          <w:sz w:val="26"/>
          <w:szCs w:val="26"/>
        </w:rPr>
        <w:t>sau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thua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tê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tái</w:t>
      </w:r>
      <w:proofErr w:type="spellEnd"/>
      <w:r w:rsidRPr="00B5004C">
        <w:rPr>
          <w:color w:val="000000"/>
          <w:sz w:val="26"/>
          <w:szCs w:val="26"/>
        </w:rPr>
        <w:t xml:space="preserve"> ở Old Trafford,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binh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Burnley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nhà</w:t>
      </w:r>
      <w:proofErr w:type="spellEnd"/>
      <w:r w:rsidRPr="00B5004C">
        <w:rPr>
          <w:color w:val="000000"/>
          <w:sz w:val="26"/>
          <w:szCs w:val="26"/>
        </w:rPr>
        <w:t xml:space="preserve">. ĐKVĐ Man City </w:t>
      </w:r>
      <w:proofErr w:type="spellStart"/>
      <w:r w:rsidRPr="00B5004C">
        <w:rPr>
          <w:color w:val="000000"/>
          <w:sz w:val="26"/>
          <w:szCs w:val="26"/>
        </w:rPr>
        <w:t>cũng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dễ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giành</w:t>
      </w:r>
      <w:proofErr w:type="spellEnd"/>
      <w:r w:rsidRPr="00B5004C">
        <w:rPr>
          <w:color w:val="000000"/>
          <w:sz w:val="26"/>
          <w:szCs w:val="26"/>
        </w:rPr>
        <w:t xml:space="preserve"> 3 </w:t>
      </w:r>
      <w:proofErr w:type="spellStart"/>
      <w:r w:rsidRPr="00B5004C">
        <w:rPr>
          <w:color w:val="000000"/>
          <w:sz w:val="26"/>
          <w:szCs w:val="26"/>
        </w:rPr>
        <w:t>điểm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tiếp</w:t>
      </w:r>
      <w:proofErr w:type="spellEnd"/>
      <w:r w:rsidRPr="00B5004C">
        <w:rPr>
          <w:color w:val="000000"/>
          <w:sz w:val="26"/>
          <w:szCs w:val="26"/>
        </w:rPr>
        <w:t xml:space="preserve"> Sheffield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nhà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0CF9AE6D" w14:textId="10D715C9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234D9E"/>
          <w:sz w:val="26"/>
          <w:szCs w:val="26"/>
        </w:rPr>
        <w:lastRenderedPageBreak/>
        <w:drawing>
          <wp:inline distT="0" distB="0" distL="0" distR="0" wp14:anchorId="4D956CAB" wp14:editId="6C3A3A2F">
            <wp:extent cx="5943600" cy="5943600"/>
            <wp:effectExtent l="0" t="0" r="0" b="0"/>
            <wp:docPr id="6" name="Picture 6" descr="Lịch thi đấu Ngoại hạng Anh vòng 20: Top đầu thẳng tiến? - Ảnh 3.">
              <a:hlinkClick xmlns:a="http://schemas.openxmlformats.org/drawingml/2006/main" r:id="rId12" tooltip="&quot;         Tình hình cuộc đua vô địch Ngoại hạng Anh lúc này    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65054499256446976" descr="Lịch thi đấu Ngoại hạng Anh vòng 20: Top đầu thẳng tiến? - Ảnh 3.">
                      <a:hlinkClick r:id="rId12" tooltip="&quot;         Tình hình cuộc đua vô địch Ngoại hạng Anh lúc này    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5301" w14:textId="77777777" w:rsidR="00BE2B69" w:rsidRPr="00B5004C" w:rsidRDefault="00BE2B69" w:rsidP="00BE2B69">
      <w:pPr>
        <w:shd w:val="clear" w:color="auto" w:fill="F0F0F0"/>
        <w:spacing w:line="300" w:lineRule="atLeast"/>
        <w:jc w:val="center"/>
        <w:rPr>
          <w:rFonts w:ascii="Times New Roman" w:hAnsi="Times New Roman" w:cs="Times New Roman"/>
          <w:i/>
          <w:iCs/>
          <w:color w:val="363636"/>
          <w:sz w:val="26"/>
          <w:szCs w:val="26"/>
        </w:rPr>
      </w:pP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Tình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hình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cuộc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đua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vô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địch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Ngoại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hạng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Anh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lúc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này</w:t>
      </w:r>
      <w:proofErr w:type="spellEnd"/>
    </w:p>
    <w:p w14:paraId="1E6E2B2D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dù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vừa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dòng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cực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tượng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trước</w:t>
      </w:r>
      <w:proofErr w:type="spellEnd"/>
      <w:r w:rsidRPr="00B5004C">
        <w:rPr>
          <w:color w:val="000000"/>
          <w:sz w:val="26"/>
          <w:szCs w:val="26"/>
        </w:rPr>
        <w:t xml:space="preserve"> Aston Villa, </w:t>
      </w:r>
      <w:proofErr w:type="spellStart"/>
      <w:r w:rsidRPr="00B5004C">
        <w:rPr>
          <w:color w:val="000000"/>
          <w:sz w:val="26"/>
          <w:szCs w:val="26"/>
        </w:rPr>
        <w:t>nhưng</w:t>
      </w:r>
      <w:proofErr w:type="spellEnd"/>
      <w:r w:rsidRPr="00B5004C">
        <w:rPr>
          <w:color w:val="000000"/>
          <w:sz w:val="26"/>
          <w:szCs w:val="26"/>
        </w:rPr>
        <w:t xml:space="preserve"> MU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dè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chừng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khách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Nottingham. Tottenham </w:t>
      </w:r>
      <w:proofErr w:type="spellStart"/>
      <w:r w:rsidRPr="00B5004C">
        <w:rPr>
          <w:color w:val="000000"/>
          <w:sz w:val="26"/>
          <w:szCs w:val="26"/>
        </w:rPr>
        <w:t>cũng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xem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thường</w:t>
      </w:r>
      <w:proofErr w:type="spellEnd"/>
      <w:r w:rsidRPr="00B5004C">
        <w:rPr>
          <w:color w:val="000000"/>
          <w:sz w:val="26"/>
          <w:szCs w:val="26"/>
        </w:rPr>
        <w:t xml:space="preserve"> Bournemouth,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cực</w:t>
      </w:r>
      <w:proofErr w:type="spellEnd"/>
      <w:r w:rsidRPr="00B5004C">
        <w:rPr>
          <w:color w:val="000000"/>
          <w:sz w:val="26"/>
          <w:szCs w:val="26"/>
        </w:rPr>
        <w:t xml:space="preserve"> hay </w:t>
      </w:r>
      <w:proofErr w:type="spellStart"/>
      <w:r w:rsidRPr="00B5004C">
        <w:rPr>
          <w:color w:val="000000"/>
          <w:sz w:val="26"/>
          <w:szCs w:val="26"/>
        </w:rPr>
        <w:t>thời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gian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vừa</w:t>
      </w:r>
      <w:proofErr w:type="spellEnd"/>
      <w:r w:rsidRPr="00B5004C">
        <w:rPr>
          <w:color w:val="000000"/>
          <w:sz w:val="26"/>
          <w:szCs w:val="26"/>
        </w:rPr>
        <w:t xml:space="preserve"> qua,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thắng</w:t>
      </w:r>
      <w:proofErr w:type="spellEnd"/>
      <w:r w:rsidRPr="00B5004C">
        <w:rPr>
          <w:color w:val="000000"/>
          <w:sz w:val="26"/>
          <w:szCs w:val="26"/>
        </w:rPr>
        <w:t xml:space="preserve"> 6, </w:t>
      </w:r>
      <w:proofErr w:type="spellStart"/>
      <w:r w:rsidRPr="00B5004C">
        <w:rPr>
          <w:color w:val="000000"/>
          <w:sz w:val="26"/>
          <w:szCs w:val="26"/>
        </w:rPr>
        <w:t>hòa</w:t>
      </w:r>
      <w:proofErr w:type="spellEnd"/>
      <w:r w:rsidRPr="00B5004C">
        <w:rPr>
          <w:color w:val="000000"/>
          <w:sz w:val="26"/>
          <w:szCs w:val="26"/>
        </w:rPr>
        <w:t xml:space="preserve"> 1 ở 7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gần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>.  </w:t>
      </w:r>
    </w:p>
    <w:p w14:paraId="037B20B6" w14:textId="77777777" w:rsidR="00BE2B69" w:rsidRPr="00B5004C" w:rsidRDefault="00BE2B69" w:rsidP="00BE2B69">
      <w:pPr>
        <w:shd w:val="clear" w:color="auto" w:fill="FFFFFF"/>
        <w:jc w:val="center"/>
        <w:rPr>
          <w:rStyle w:val="Hyperlink"/>
          <w:rFonts w:ascii="Times New Roman" w:hAnsi="Times New Roman" w:cs="Times New Roman"/>
          <w:color w:val="234D9E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begin"/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instrText xml:space="preserve"> HYPERLINK "javascript:void(0);" \t "_blank" </w:instrText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separate"/>
      </w:r>
    </w:p>
    <w:p w14:paraId="25A2A4E9" w14:textId="77777777" w:rsidR="00BE2B69" w:rsidRPr="00B5004C" w:rsidRDefault="00BE2B69" w:rsidP="00BE2B69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end"/>
      </w:r>
    </w:p>
    <w:p w14:paraId="6B9D3A5C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r w:rsidRPr="00B5004C">
        <w:rPr>
          <w:color w:val="000000"/>
          <w:sz w:val="26"/>
          <w:szCs w:val="26"/>
        </w:rPr>
        <w:lastRenderedPageBreak/>
        <w:t xml:space="preserve">7/10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ở </w:t>
      </w:r>
      <w:proofErr w:type="spellStart"/>
      <w:r w:rsidRPr="00B5004C">
        <w:rPr>
          <w:color w:val="000000"/>
          <w:sz w:val="26"/>
          <w:szCs w:val="26"/>
        </w:rPr>
        <w:t>vòng</w:t>
      </w:r>
      <w:proofErr w:type="spellEnd"/>
      <w:r w:rsidRPr="00B5004C">
        <w:rPr>
          <w:color w:val="000000"/>
          <w:sz w:val="26"/>
          <w:szCs w:val="26"/>
        </w:rPr>
        <w:t xml:space="preserve"> 20 </w:t>
      </w:r>
      <w:proofErr w:type="spellStart"/>
      <w:r w:rsidRPr="00B5004C">
        <w:rPr>
          <w:color w:val="000000"/>
          <w:sz w:val="26"/>
          <w:szCs w:val="26"/>
        </w:rPr>
        <w:t>này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trực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kênh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VTVCab</w:t>
      </w:r>
      <w:proofErr w:type="spellEnd"/>
      <w:r w:rsidRPr="00B5004C">
        <w:rPr>
          <w:color w:val="000000"/>
          <w:sz w:val="26"/>
          <w:szCs w:val="26"/>
        </w:rPr>
        <w:t xml:space="preserve">, song  3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xem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 xml:space="preserve"> (Man City vs Sheffield, Nottingham vs MU,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Liverpool vs Newcastle) </w:t>
      </w:r>
      <w:proofErr w:type="spellStart"/>
      <w:r w:rsidRPr="00B5004C">
        <w:rPr>
          <w:color w:val="000000"/>
          <w:sz w:val="26"/>
          <w:szCs w:val="26"/>
        </w:rPr>
        <w:t>chỉ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trực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kênh</w:t>
      </w:r>
      <w:proofErr w:type="spellEnd"/>
      <w:r w:rsidRPr="00B5004C">
        <w:rPr>
          <w:color w:val="000000"/>
          <w:sz w:val="26"/>
          <w:szCs w:val="26"/>
        </w:rPr>
        <w:t xml:space="preserve"> K+Sport1 HD.</w:t>
      </w:r>
    </w:p>
    <w:p w14:paraId="09D4D2B6" w14:textId="2449E97B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234D9E"/>
          <w:sz w:val="26"/>
          <w:szCs w:val="26"/>
        </w:rPr>
        <mc:AlternateContent>
          <mc:Choice Requires="wps">
            <w:drawing>
              <wp:inline distT="0" distB="0" distL="0" distR="0" wp14:anchorId="7876CD2F" wp14:editId="672F7FE2">
                <wp:extent cx="10801350" cy="7124700"/>
                <wp:effectExtent l="0" t="0" r="0" b="0"/>
                <wp:docPr id="5" name="Rectangle 5" descr="Lịch thi đấu Ngoại hạng Anh vòng 20: Top đầu thẳng tiến? - Ảnh 4.">
                  <a:hlinkClick xmlns:a="http://schemas.openxmlformats.org/drawingml/2006/main" r:id="rId14" tooltip="&quot;         Bảng xếp hạng Ngoại hạng Anh     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801350" cy="712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4214E4" id="Rectangle 5" o:spid="_x0000_s1026" alt="Lịch thi đấu Ngoại hạng Anh vòng 20: Top đầu thẳng tiến? - Ảnh 4." href="https://thethaovanhoa.mediacdn.vn/372676912336973824/2023/12/29/bxh-ngoai-hang-anh-17038240954031313159259.jpg" title="&quot;         Bảng xếp hạng Ngoại hạng Anh     &quot;" style="width:850.5pt;height:56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4A44A30" w14:textId="77777777" w:rsidR="00BE2B69" w:rsidRPr="00B5004C" w:rsidRDefault="00BE2B69" w:rsidP="00BE2B69">
      <w:pPr>
        <w:shd w:val="clear" w:color="auto" w:fill="F0F0F0"/>
        <w:spacing w:line="300" w:lineRule="atLeast"/>
        <w:jc w:val="center"/>
        <w:rPr>
          <w:rFonts w:ascii="Times New Roman" w:hAnsi="Times New Roman" w:cs="Times New Roman"/>
          <w:i/>
          <w:iCs/>
          <w:color w:val="363636"/>
          <w:sz w:val="26"/>
          <w:szCs w:val="26"/>
        </w:rPr>
      </w:pP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lastRenderedPageBreak/>
        <w:t>Bảng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xếp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hạng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Ngoại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hạng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Anh</w:t>
      </w:r>
    </w:p>
    <w:p w14:paraId="14243350" w14:textId="6C6F7836" w:rsidR="00BE2B69" w:rsidRPr="00B5004C" w:rsidRDefault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sz w:val="26"/>
          <w:szCs w:val="26"/>
        </w:rPr>
        <w:t xml:space="preserve">Link: </w:t>
      </w:r>
      <w:hyperlink r:id="rId15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https://thethaovanhoa.vn/lich-thi-dau-ngoai-hang-anh-vong-20-man-city-dao-choi-mu-can-trong-2023122910520329.htm</w:t>
        </w:r>
      </w:hyperlink>
    </w:p>
    <w:p w14:paraId="124E5937" w14:textId="2EE363B5" w:rsidR="00BE2B69" w:rsidRPr="00B5004C" w:rsidRDefault="00BE2B69" w:rsidP="00BE2B69">
      <w:pPr>
        <w:pStyle w:val="Heading1"/>
        <w:shd w:val="clear" w:color="auto" w:fill="FFFFFF"/>
        <w:spacing w:before="0" w:beforeAutospacing="0" w:after="300" w:afterAutospacing="0" w:line="645" w:lineRule="atLeast"/>
        <w:rPr>
          <w:color w:val="1D1D1D"/>
          <w:sz w:val="26"/>
          <w:szCs w:val="26"/>
        </w:rPr>
      </w:pPr>
      <w:r w:rsidRPr="00B5004C">
        <w:rPr>
          <w:sz w:val="26"/>
          <w:szCs w:val="26"/>
        </w:rPr>
        <w:t>4.</w:t>
      </w:r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Nhìn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lại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bóng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đá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năm</w:t>
      </w:r>
      <w:proofErr w:type="spellEnd"/>
      <w:r w:rsidRPr="00B5004C">
        <w:rPr>
          <w:color w:val="1D1D1D"/>
          <w:sz w:val="26"/>
          <w:szCs w:val="26"/>
        </w:rPr>
        <w:t xml:space="preserve"> 2023: </w:t>
      </w:r>
      <w:proofErr w:type="spellStart"/>
      <w:r w:rsidRPr="00B5004C">
        <w:rPr>
          <w:color w:val="1D1D1D"/>
          <w:sz w:val="26"/>
          <w:szCs w:val="26"/>
        </w:rPr>
        <w:t>Năm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của</w:t>
      </w:r>
      <w:proofErr w:type="spellEnd"/>
      <w:r w:rsidRPr="00B5004C">
        <w:rPr>
          <w:color w:val="1D1D1D"/>
          <w:sz w:val="26"/>
          <w:szCs w:val="26"/>
        </w:rPr>
        <w:t xml:space="preserve"> Bellingham</w:t>
      </w:r>
    </w:p>
    <w:p w14:paraId="38438DF1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b/>
          <w:bCs/>
          <w:color w:val="000000"/>
          <w:sz w:val="26"/>
          <w:szCs w:val="26"/>
        </w:rPr>
        <w:t>Ngôi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sao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của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bóng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đá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Anh </w:t>
      </w:r>
      <w:proofErr w:type="spellStart"/>
      <w:r w:rsidRPr="00B5004C">
        <w:rPr>
          <w:b/>
          <w:bCs/>
          <w:color w:val="000000"/>
          <w:sz w:val="26"/>
          <w:szCs w:val="26"/>
        </w:rPr>
        <w:t>và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Real Madrid, Jude Bellingham, </w:t>
      </w:r>
      <w:proofErr w:type="spellStart"/>
      <w:r w:rsidRPr="00B5004C">
        <w:rPr>
          <w:b/>
          <w:bCs/>
          <w:color w:val="000000"/>
          <w:sz w:val="26"/>
          <w:szCs w:val="26"/>
        </w:rPr>
        <w:t>đã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thăng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tiến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vượt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bậc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trong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năm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2023.</w:t>
      </w:r>
    </w:p>
    <w:p w14:paraId="12A91ABD" w14:textId="77777777" w:rsidR="00BE2B69" w:rsidRPr="00B5004C" w:rsidRDefault="00BE2B69" w:rsidP="00BE2B69">
      <w:pPr>
        <w:shd w:val="clear" w:color="auto" w:fill="FFFFFF"/>
        <w:spacing w:line="360" w:lineRule="atLeast"/>
        <w:jc w:val="center"/>
        <w:rPr>
          <w:rStyle w:val="Hyperlink"/>
          <w:rFonts w:ascii="Times New Roman" w:hAnsi="Times New Roman" w:cs="Times New Roman"/>
          <w:color w:val="234D9E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begin"/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instrText xml:space="preserve"> HYPERLINK "javascript:void(0);" \t "_blank" </w:instrText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separate"/>
      </w:r>
    </w:p>
    <w:p w14:paraId="7C73835F" w14:textId="77777777" w:rsidR="00BE2B69" w:rsidRPr="00B5004C" w:rsidRDefault="00BE2B69" w:rsidP="00BE2B69">
      <w:pPr>
        <w:shd w:val="clear" w:color="auto" w:fill="FFFFFF"/>
        <w:spacing w:line="360" w:lineRule="atLeast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end"/>
      </w:r>
    </w:p>
    <w:p w14:paraId="7683D4FC" w14:textId="5EEC2ABF" w:rsidR="00BE2B69" w:rsidRPr="00B5004C" w:rsidRDefault="00BE2B69" w:rsidP="00BE2B69">
      <w:pPr>
        <w:pStyle w:val="kbwscwlrl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50" w:right="150"/>
        <w:rPr>
          <w:color w:val="000000"/>
          <w:sz w:val="26"/>
          <w:szCs w:val="26"/>
        </w:rPr>
      </w:pPr>
      <w:r w:rsidRPr="00B5004C">
        <w:rPr>
          <w:noProof/>
          <w:color w:val="234D9E"/>
          <w:sz w:val="26"/>
          <w:szCs w:val="26"/>
        </w:rPr>
        <w:drawing>
          <wp:inline distT="0" distB="0" distL="0" distR="0" wp14:anchorId="200E9259" wp14:editId="76881DCD">
            <wp:extent cx="5943600" cy="3343275"/>
            <wp:effectExtent l="0" t="0" r="0" b="9525"/>
            <wp:docPr id="9" name="Picture 9" descr="Bellingham ghi bàn tốt nhất Real Madrid nhưng vẫn bị 'thần đồng nước Anh' chê chưa bằng hai đàn anh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llingham ghi bàn tốt nhất Real Madrid nhưng vẫn bị 'thần đồng nước Anh' chê chưa bằng hai đàn anh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C2F4" w14:textId="77777777" w:rsidR="00BE2B69" w:rsidRPr="00B5004C" w:rsidRDefault="00BE2B69" w:rsidP="00BE2B69">
      <w:pPr>
        <w:pStyle w:val="Heading4"/>
        <w:shd w:val="clear" w:color="auto" w:fill="FFFFFF"/>
        <w:spacing w:before="0"/>
        <w:ind w:left="2175" w:right="150"/>
        <w:rPr>
          <w:rFonts w:ascii="Times New Roman" w:hAnsi="Times New Roman" w:cs="Times New Roman"/>
          <w:color w:val="000000"/>
          <w:sz w:val="26"/>
          <w:szCs w:val="26"/>
        </w:rPr>
      </w:pPr>
      <w:hyperlink r:id="rId18" w:tgtFrame="_blank" w:history="1"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Bellingham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ghi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bàn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tốt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nhất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Real Madrid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nhưng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vẫn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bị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'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thần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đồng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nước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Anh'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chê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chưa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bằng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hai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đàn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anh</w:t>
        </w:r>
        <w:proofErr w:type="spellEnd"/>
      </w:hyperlink>
    </w:p>
    <w:p w14:paraId="11D9EAC7" w14:textId="77777777" w:rsidR="00BE2B69" w:rsidRPr="00B5004C" w:rsidRDefault="00BE2B69" w:rsidP="00BE2B69">
      <w:pPr>
        <w:pStyle w:val="Heading4"/>
        <w:shd w:val="clear" w:color="auto" w:fill="FFFFFF"/>
        <w:spacing w:before="0"/>
        <w:ind w:left="2175" w:right="150"/>
        <w:rPr>
          <w:rFonts w:ascii="Times New Roman" w:hAnsi="Times New Roman" w:cs="Times New Roman"/>
          <w:color w:val="777777"/>
          <w:sz w:val="26"/>
          <w:szCs w:val="26"/>
        </w:rPr>
      </w:pPr>
      <w:r w:rsidRPr="00B5004C">
        <w:rPr>
          <w:rStyle w:val="timenews"/>
          <w:rFonts w:ascii="Times New Roman" w:hAnsi="Times New Roman" w:cs="Times New Roman"/>
          <w:color w:val="777777"/>
          <w:sz w:val="26"/>
          <w:szCs w:val="26"/>
        </w:rPr>
        <w:t> 29/12/2023 14:14</w:t>
      </w:r>
    </w:p>
    <w:p w14:paraId="7010897D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Jude Bellingham </w:t>
      </w:r>
      <w:proofErr w:type="spellStart"/>
      <w:r w:rsidRPr="00B5004C">
        <w:rPr>
          <w:color w:val="000000"/>
          <w:sz w:val="26"/>
          <w:szCs w:val="26"/>
        </w:rPr>
        <w:t>nhận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 Golden Boy (</w:t>
      </w:r>
      <w:proofErr w:type="spellStart"/>
      <w:r w:rsidRPr="00B5004C">
        <w:rPr>
          <w:color w:val="000000"/>
          <w:sz w:val="26"/>
          <w:szCs w:val="26"/>
        </w:rPr>
        <w:t>Cậu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bé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Vàng</w:t>
      </w:r>
      <w:proofErr w:type="spellEnd"/>
      <w:r w:rsidRPr="00B5004C">
        <w:rPr>
          <w:color w:val="000000"/>
          <w:sz w:val="26"/>
          <w:szCs w:val="26"/>
        </w:rPr>
        <w:t xml:space="preserve">)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2023,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tuyên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bố</w:t>
      </w:r>
      <w:proofErr w:type="spellEnd"/>
      <w:r w:rsidRPr="00B5004C">
        <w:rPr>
          <w:color w:val="000000"/>
          <w:sz w:val="26"/>
          <w:szCs w:val="26"/>
        </w:rPr>
        <w:t>: "</w:t>
      </w:r>
      <w:proofErr w:type="spellStart"/>
      <w:r w:rsidRPr="00B5004C">
        <w:rPr>
          <w:color w:val="000000"/>
          <w:sz w:val="26"/>
          <w:szCs w:val="26"/>
        </w:rPr>
        <w:t>Tôi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muốn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mọi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hiệu</w:t>
      </w:r>
      <w:proofErr w:type="spellEnd"/>
      <w:r w:rsidRPr="00B5004C">
        <w:rPr>
          <w:color w:val="000000"/>
          <w:sz w:val="26"/>
          <w:szCs w:val="26"/>
        </w:rPr>
        <w:t xml:space="preserve">".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bài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biểu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tham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tự</w:t>
      </w:r>
      <w:proofErr w:type="spellEnd"/>
      <w:r w:rsidRPr="00B5004C">
        <w:rPr>
          <w:color w:val="000000"/>
          <w:sz w:val="26"/>
          <w:szCs w:val="26"/>
        </w:rPr>
        <w:t xml:space="preserve"> tin.</w:t>
      </w:r>
    </w:p>
    <w:p w14:paraId="45777F44" w14:textId="77777777" w:rsidR="00BE2B69" w:rsidRPr="00B5004C" w:rsidRDefault="00BE2B69" w:rsidP="00BE2B69">
      <w:pPr>
        <w:shd w:val="clear" w:color="auto" w:fill="000000"/>
        <w:textAlignment w:val="top"/>
        <w:rPr>
          <w:rFonts w:ascii="Times New Roman" w:hAnsi="Times New Roman" w:cs="Times New Roman"/>
          <w:color w:val="FFFFFF"/>
          <w:sz w:val="26"/>
          <w:szCs w:val="26"/>
          <w:lang w:val="vi-VN"/>
        </w:rPr>
      </w:pPr>
      <w:r w:rsidRPr="00B5004C">
        <w:rPr>
          <w:rFonts w:ascii="Times New Roman" w:hAnsi="Times New Roman" w:cs="Times New Roman"/>
          <w:color w:val="FFFFFF"/>
          <w:sz w:val="26"/>
          <w:szCs w:val="26"/>
          <w:lang w:val="vi-VN"/>
        </w:rPr>
        <w:t>Advertisement: 0:11</w:t>
      </w:r>
    </w:p>
    <w:p w14:paraId="145A1B1D" w14:textId="0BA25905" w:rsidR="00BE2B69" w:rsidRPr="00B5004C" w:rsidRDefault="00BE2B69" w:rsidP="00BE2B69">
      <w:pPr>
        <w:shd w:val="clear" w:color="auto" w:fill="000000"/>
        <w:textAlignment w:val="top"/>
        <w:rPr>
          <w:rFonts w:ascii="Times New Roman" w:hAnsi="Times New Roman" w:cs="Times New Roman"/>
          <w:color w:val="FFFFFF"/>
          <w:sz w:val="26"/>
          <w:szCs w:val="26"/>
          <w:lang w:val="vi-VN"/>
        </w:rPr>
      </w:pPr>
      <w:r w:rsidRPr="00B5004C">
        <w:rPr>
          <w:rStyle w:val="vjs-control-text"/>
          <w:rFonts w:ascii="Times New Roman" w:hAnsi="Times New Roman" w:cs="Times New Roman"/>
          <w:color w:val="FFFFFF"/>
          <w:sz w:val="26"/>
          <w:szCs w:val="26"/>
          <w:bdr w:val="none" w:sz="0" w:space="0" w:color="auto" w:frame="1"/>
          <w:lang w:val="vi-VN"/>
        </w:rPr>
        <w:t>Close Player</w:t>
      </w:r>
      <w:r w:rsidRPr="00B5004C">
        <w:rPr>
          <w:rFonts w:ascii="Times New Roman" w:hAnsi="Times New Roman" w:cs="Times New Roman"/>
          <w:noProof/>
          <w:color w:val="234D9E"/>
          <w:sz w:val="26"/>
          <w:szCs w:val="26"/>
          <w:lang w:val="vi-VN"/>
        </w:rPr>
        <mc:AlternateContent>
          <mc:Choice Requires="wps">
            <w:drawing>
              <wp:inline distT="0" distB="0" distL="0" distR="0" wp14:anchorId="6A112125" wp14:editId="3EC0F5CC">
                <wp:extent cx="304800" cy="304800"/>
                <wp:effectExtent l="0" t="0" r="0" b="0"/>
                <wp:docPr id="8" name="Rectangle 8" descr="Unibots.in">
                  <a:hlinkClick xmlns:a="http://schemas.openxmlformats.org/drawingml/2006/main" r:id="rId1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5CAC9A" id="Rectangle 8" o:spid="_x0000_s1026" alt="Unibots.in" href="https://unibots.in/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FCEDEFB" w14:textId="77777777" w:rsidR="00BE2B69" w:rsidRPr="00B5004C" w:rsidRDefault="00BE2B69" w:rsidP="00BE2B69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/>
        </w:rPr>
      </w:pPr>
      <w:proofErr w:type="spellStart"/>
      <w:r w:rsidRPr="00B5004C">
        <w:rPr>
          <w:rFonts w:ascii="Times New Roman" w:hAnsi="Times New Roman" w:cs="Times New Roman"/>
          <w:color w:val="000000"/>
        </w:rPr>
        <w:lastRenderedPageBreak/>
        <w:t>Chàng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trai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giàu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tham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vọng</w:t>
      </w:r>
      <w:proofErr w:type="spellEnd"/>
    </w:p>
    <w:p w14:paraId="1E4D2CE9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cảm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giác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về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vô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biên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mình</w:t>
      </w:r>
      <w:proofErr w:type="spellEnd"/>
      <w:r w:rsidRPr="00B5004C">
        <w:rPr>
          <w:color w:val="000000"/>
          <w:sz w:val="26"/>
          <w:szCs w:val="26"/>
        </w:rPr>
        <w:t xml:space="preserve">, Bellingham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tuyển</w:t>
      </w:r>
      <w:proofErr w:type="spellEnd"/>
      <w:r w:rsidRPr="00B5004C">
        <w:rPr>
          <w:color w:val="000000"/>
          <w:sz w:val="26"/>
          <w:szCs w:val="26"/>
        </w:rPr>
        <w:t xml:space="preserve"> Anh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hướng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đến</w:t>
      </w:r>
      <w:proofErr w:type="spellEnd"/>
      <w:r w:rsidRPr="00B5004C">
        <w:rPr>
          <w:color w:val="000000"/>
          <w:sz w:val="26"/>
          <w:szCs w:val="26"/>
        </w:rPr>
        <w:t xml:space="preserve"> EURO 2024 </w:t>
      </w:r>
      <w:proofErr w:type="spellStart"/>
      <w:r w:rsidRPr="00B5004C">
        <w:rPr>
          <w:color w:val="000000"/>
          <w:sz w:val="26"/>
          <w:szCs w:val="26"/>
        </w:rPr>
        <w:t>sau</w:t>
      </w:r>
      <w:proofErr w:type="spellEnd"/>
      <w:r w:rsidRPr="00B5004C">
        <w:rPr>
          <w:color w:val="000000"/>
          <w:sz w:val="26"/>
          <w:szCs w:val="26"/>
        </w:rPr>
        <w:t xml:space="preserve"> 58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ròng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hiệu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khoảng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gian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kéo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dài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gần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gấp</w:t>
      </w:r>
      <w:proofErr w:type="spellEnd"/>
      <w:r w:rsidRPr="00B5004C">
        <w:rPr>
          <w:color w:val="000000"/>
          <w:sz w:val="26"/>
          <w:szCs w:val="26"/>
        </w:rPr>
        <w:t xml:space="preserve"> 3 </w:t>
      </w:r>
      <w:proofErr w:type="spellStart"/>
      <w:r w:rsidRPr="00B5004C">
        <w:rPr>
          <w:color w:val="000000"/>
          <w:sz w:val="26"/>
          <w:szCs w:val="26"/>
        </w:rPr>
        <w:t>lần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cuộc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Bellingham. </w:t>
      </w:r>
      <w:proofErr w:type="spellStart"/>
      <w:r w:rsidRPr="00B5004C">
        <w:rPr>
          <w:color w:val="000000"/>
          <w:sz w:val="26"/>
          <w:szCs w:val="26"/>
        </w:rPr>
        <w:t>Nhưng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sự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bộ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20 </w:t>
      </w:r>
      <w:proofErr w:type="spellStart"/>
      <w:r w:rsidRPr="00B5004C">
        <w:rPr>
          <w:color w:val="000000"/>
          <w:sz w:val="26"/>
          <w:szCs w:val="26"/>
        </w:rPr>
        <w:t>tuổi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đang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diễn</w:t>
      </w:r>
      <w:proofErr w:type="spellEnd"/>
      <w:r w:rsidRPr="00B5004C">
        <w:rPr>
          <w:color w:val="000000"/>
          <w:sz w:val="26"/>
          <w:szCs w:val="26"/>
        </w:rPr>
        <w:t xml:space="preserve"> ra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mang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"Tam </w:t>
      </w:r>
      <w:proofErr w:type="spellStart"/>
      <w:r w:rsidRPr="00B5004C">
        <w:rPr>
          <w:color w:val="000000"/>
          <w:sz w:val="26"/>
          <w:szCs w:val="26"/>
        </w:rPr>
        <w:t>sư</w:t>
      </w:r>
      <w:proofErr w:type="spellEnd"/>
      <w:r w:rsidRPr="00B5004C">
        <w:rPr>
          <w:color w:val="000000"/>
          <w:sz w:val="26"/>
          <w:szCs w:val="26"/>
        </w:rPr>
        <w:t xml:space="preserve">" </w:t>
      </w:r>
      <w:proofErr w:type="spellStart"/>
      <w:r w:rsidRPr="00B5004C">
        <w:rPr>
          <w:color w:val="000000"/>
          <w:sz w:val="26"/>
          <w:szCs w:val="26"/>
        </w:rPr>
        <w:t>hy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vọng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Danh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hiệu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giành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hồi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tháng</w:t>
      </w:r>
      <w:proofErr w:type="spellEnd"/>
      <w:r w:rsidRPr="00B5004C">
        <w:rPr>
          <w:color w:val="000000"/>
          <w:sz w:val="26"/>
          <w:szCs w:val="26"/>
        </w:rPr>
        <w:t xml:space="preserve"> 7 </w:t>
      </w:r>
      <w:proofErr w:type="spellStart"/>
      <w:r w:rsidRPr="00B5004C">
        <w:rPr>
          <w:color w:val="000000"/>
          <w:sz w:val="26"/>
          <w:szCs w:val="26"/>
        </w:rPr>
        <w:t>tại</w:t>
      </w:r>
      <w:proofErr w:type="spellEnd"/>
      <w:r w:rsidRPr="00B5004C">
        <w:rPr>
          <w:color w:val="000000"/>
          <w:sz w:val="26"/>
          <w:szCs w:val="26"/>
        </w:rPr>
        <w:t xml:space="preserve"> Berlin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mang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hiệu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quan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thậm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giúp</w:t>
      </w:r>
      <w:proofErr w:type="spellEnd"/>
      <w:r w:rsidRPr="00B5004C">
        <w:rPr>
          <w:color w:val="000000"/>
          <w:sz w:val="26"/>
          <w:szCs w:val="26"/>
        </w:rPr>
        <w:t xml:space="preserve"> Real Madrid </w:t>
      </w:r>
      <w:proofErr w:type="spellStart"/>
      <w:r w:rsidRPr="00B5004C">
        <w:rPr>
          <w:color w:val="000000"/>
          <w:sz w:val="26"/>
          <w:szCs w:val="26"/>
        </w:rPr>
        <w:t>giành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chức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vô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địch</w:t>
      </w:r>
      <w:proofErr w:type="spellEnd"/>
      <w:r w:rsidRPr="00B5004C">
        <w:rPr>
          <w:color w:val="000000"/>
          <w:sz w:val="26"/>
          <w:szCs w:val="26"/>
        </w:rPr>
        <w:t xml:space="preserve"> Champions League </w:t>
      </w:r>
      <w:proofErr w:type="spellStart"/>
      <w:r w:rsidRPr="00B5004C">
        <w:rPr>
          <w:color w:val="000000"/>
          <w:sz w:val="26"/>
          <w:szCs w:val="26"/>
        </w:rPr>
        <w:t>mùa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này</w:t>
      </w:r>
      <w:proofErr w:type="spellEnd"/>
      <w:r w:rsidRPr="00B5004C">
        <w:rPr>
          <w:color w:val="000000"/>
          <w:sz w:val="26"/>
          <w:szCs w:val="26"/>
        </w:rPr>
        <w:t xml:space="preserve">. Bellingham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Cậu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bé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485 </w:t>
      </w:r>
      <w:proofErr w:type="spellStart"/>
      <w:r w:rsidRPr="00B5004C">
        <w:rPr>
          <w:color w:val="000000"/>
          <w:sz w:val="26"/>
          <w:szCs w:val="26"/>
        </w:rPr>
        <w:t>phiếu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tổng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500 </w:t>
      </w:r>
      <w:proofErr w:type="spellStart"/>
      <w:r w:rsidRPr="00B5004C">
        <w:rPr>
          <w:color w:val="000000"/>
          <w:sz w:val="26"/>
          <w:szCs w:val="26"/>
        </w:rPr>
        <w:t>phiếu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bầu</w:t>
      </w:r>
      <w:proofErr w:type="spellEnd"/>
      <w:r w:rsidRPr="00B5004C">
        <w:rPr>
          <w:color w:val="000000"/>
          <w:sz w:val="26"/>
          <w:szCs w:val="26"/>
        </w:rPr>
        <w:t xml:space="preserve">. 45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50 </w:t>
      </w:r>
      <w:proofErr w:type="spellStart"/>
      <w:r w:rsidRPr="00B5004C">
        <w:rPr>
          <w:color w:val="000000"/>
          <w:sz w:val="26"/>
          <w:szCs w:val="26"/>
        </w:rPr>
        <w:t>giám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khảo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xếp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ngôi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sao</w:t>
      </w:r>
      <w:proofErr w:type="spellEnd"/>
      <w:r w:rsidRPr="00B5004C">
        <w:rPr>
          <w:color w:val="000000"/>
          <w:sz w:val="26"/>
          <w:szCs w:val="26"/>
        </w:rPr>
        <w:t xml:space="preserve"> U21 </w:t>
      </w:r>
      <w:proofErr w:type="spellStart"/>
      <w:r w:rsidRPr="00B5004C">
        <w:rPr>
          <w:color w:val="000000"/>
          <w:sz w:val="26"/>
          <w:szCs w:val="26"/>
        </w:rPr>
        <w:t>xuất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sắc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châu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Âu</w:t>
      </w:r>
      <w:proofErr w:type="spellEnd"/>
      <w:r w:rsidRPr="00B5004C">
        <w:rPr>
          <w:color w:val="000000"/>
          <w:sz w:val="26"/>
          <w:szCs w:val="26"/>
        </w:rPr>
        <w:t xml:space="preserve">, 5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còn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điền</w:t>
      </w:r>
      <w:proofErr w:type="spellEnd"/>
      <w:r w:rsidRPr="00B5004C">
        <w:rPr>
          <w:color w:val="000000"/>
          <w:sz w:val="26"/>
          <w:szCs w:val="26"/>
        </w:rPr>
        <w:t xml:space="preserve"> Bellingham ở </w:t>
      </w:r>
      <w:proofErr w:type="spellStart"/>
      <w:r w:rsidRPr="00B5004C">
        <w:rPr>
          <w:color w:val="000000"/>
          <w:sz w:val="26"/>
          <w:szCs w:val="26"/>
        </w:rPr>
        <w:t>vị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hai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11C0A570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r w:rsidRPr="00B5004C">
        <w:rPr>
          <w:color w:val="000000"/>
          <w:sz w:val="26"/>
          <w:szCs w:val="26"/>
        </w:rPr>
        <w:t xml:space="preserve">Bellingham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xếp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thứ</w:t>
      </w:r>
      <w:proofErr w:type="spellEnd"/>
      <w:r w:rsidRPr="00B5004C">
        <w:rPr>
          <w:color w:val="000000"/>
          <w:sz w:val="26"/>
          <w:szCs w:val="26"/>
        </w:rPr>
        <w:t xml:space="preserve"> 18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cuộc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đua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chắc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chắn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rằng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thứ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thấp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tới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Lionel Messi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Cristiano Ronaldo </w:t>
      </w:r>
      <w:proofErr w:type="spellStart"/>
      <w:r w:rsidRPr="00B5004C">
        <w:rPr>
          <w:color w:val="000000"/>
          <w:sz w:val="26"/>
          <w:szCs w:val="26"/>
        </w:rPr>
        <w:t>rời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khấu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hai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viên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thay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thế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họ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xuất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sắc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thế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dường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Kylian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Mbappe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Erling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Haaland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Nhưng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tích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xuất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sắc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2023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thấy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gờm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cuộc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cạnh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này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26977568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Ngôi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sao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Real Madrid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kết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thúc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cách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tiền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bàn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 xml:space="preserve"> ở La Liga.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Karim Benzema,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từng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đoạt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Vàng</w:t>
      </w:r>
      <w:proofErr w:type="spellEnd"/>
      <w:r w:rsidRPr="00B5004C">
        <w:rPr>
          <w:color w:val="000000"/>
          <w:sz w:val="26"/>
          <w:szCs w:val="26"/>
        </w:rPr>
        <w:t xml:space="preserve"> 2022, </w:t>
      </w:r>
      <w:proofErr w:type="spellStart"/>
      <w:r w:rsidRPr="00B5004C">
        <w:rPr>
          <w:color w:val="000000"/>
          <w:sz w:val="26"/>
          <w:szCs w:val="26"/>
        </w:rPr>
        <w:t>gây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ngờ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chuyển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đến</w:t>
      </w:r>
      <w:proofErr w:type="spellEnd"/>
      <w:r w:rsidRPr="00B5004C">
        <w:rPr>
          <w:color w:val="000000"/>
          <w:sz w:val="26"/>
          <w:szCs w:val="26"/>
        </w:rPr>
        <w:t xml:space="preserve"> Saudi Arabia,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câu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hỏi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đặt</w:t>
      </w:r>
      <w:proofErr w:type="spellEnd"/>
      <w:r w:rsidRPr="00B5004C">
        <w:rPr>
          <w:color w:val="000000"/>
          <w:sz w:val="26"/>
          <w:szCs w:val="26"/>
        </w:rPr>
        <w:t xml:space="preserve"> ra </w:t>
      </w:r>
      <w:proofErr w:type="spellStart"/>
      <w:r w:rsidRPr="00B5004C">
        <w:rPr>
          <w:color w:val="000000"/>
          <w:sz w:val="26"/>
          <w:szCs w:val="26"/>
        </w:rPr>
        <w:t>về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việc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liệu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Mbappe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lấp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khoảng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trống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Pháp</w:t>
      </w:r>
      <w:proofErr w:type="spellEnd"/>
      <w:r w:rsidRPr="00B5004C">
        <w:rPr>
          <w:color w:val="000000"/>
          <w:sz w:val="26"/>
          <w:szCs w:val="26"/>
        </w:rPr>
        <w:t xml:space="preserve"> hay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1B7FE7B5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Thay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, Bellingham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chọn</w:t>
      </w:r>
      <w:proofErr w:type="spellEnd"/>
      <w:r w:rsidRPr="00B5004C">
        <w:rPr>
          <w:color w:val="000000"/>
          <w:sz w:val="26"/>
          <w:szCs w:val="26"/>
        </w:rPr>
        <w:t xml:space="preserve">. HLV Carlo Ancelotti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bố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tiền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đạo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giúp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quyền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tự</w:t>
      </w:r>
      <w:proofErr w:type="spellEnd"/>
      <w:r w:rsidRPr="00B5004C">
        <w:rPr>
          <w:color w:val="000000"/>
          <w:sz w:val="26"/>
          <w:szCs w:val="26"/>
        </w:rPr>
        <w:t xml:space="preserve"> do </w:t>
      </w:r>
      <w:proofErr w:type="spellStart"/>
      <w:r w:rsidRPr="00B5004C">
        <w:rPr>
          <w:color w:val="000000"/>
          <w:sz w:val="26"/>
          <w:szCs w:val="26"/>
        </w:rPr>
        <w:t>tiến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phía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trước</w:t>
      </w:r>
      <w:proofErr w:type="spellEnd"/>
      <w:r w:rsidRPr="00B5004C">
        <w:rPr>
          <w:color w:val="000000"/>
          <w:sz w:val="26"/>
          <w:szCs w:val="26"/>
        </w:rPr>
        <w:t xml:space="preserve">. Anh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sự</w:t>
      </w:r>
      <w:proofErr w:type="spellEnd"/>
      <w:r w:rsidRPr="00B5004C">
        <w:rPr>
          <w:color w:val="000000"/>
          <w:sz w:val="26"/>
          <w:szCs w:val="26"/>
        </w:rPr>
        <w:t xml:space="preserve"> tin </w:t>
      </w:r>
      <w:proofErr w:type="spellStart"/>
      <w:r w:rsidRPr="00B5004C">
        <w:rPr>
          <w:color w:val="000000"/>
          <w:sz w:val="26"/>
          <w:szCs w:val="26"/>
        </w:rPr>
        <w:t>tưởng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bằng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hiệu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suất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bàn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ít</w:t>
      </w:r>
      <w:proofErr w:type="spellEnd"/>
      <w:r w:rsidRPr="00B5004C">
        <w:rPr>
          <w:color w:val="000000"/>
          <w:sz w:val="26"/>
          <w:szCs w:val="26"/>
        </w:rPr>
        <w:t xml:space="preserve"> ai </w:t>
      </w:r>
      <w:proofErr w:type="spellStart"/>
      <w:r w:rsidRPr="00B5004C">
        <w:rPr>
          <w:color w:val="000000"/>
          <w:sz w:val="26"/>
          <w:szCs w:val="26"/>
        </w:rPr>
        <w:t>ngờ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tới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14E8C4D4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nếu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nửa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sau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mùa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cũng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hiệu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nửa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vừa</w:t>
      </w:r>
      <w:proofErr w:type="spellEnd"/>
      <w:r w:rsidRPr="00B5004C">
        <w:rPr>
          <w:color w:val="000000"/>
          <w:sz w:val="26"/>
          <w:szCs w:val="26"/>
        </w:rPr>
        <w:t xml:space="preserve"> qua,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Anh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hiếm</w:t>
      </w:r>
      <w:proofErr w:type="spellEnd"/>
      <w:r w:rsidRPr="00B5004C">
        <w:rPr>
          <w:color w:val="000000"/>
          <w:sz w:val="26"/>
          <w:szCs w:val="26"/>
        </w:rPr>
        <w:t xml:space="preserve"> ai </w:t>
      </w:r>
      <w:proofErr w:type="spellStart"/>
      <w:r w:rsidRPr="00B5004C">
        <w:rPr>
          <w:color w:val="000000"/>
          <w:sz w:val="26"/>
          <w:szCs w:val="26"/>
        </w:rPr>
        <w:t>làm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15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qua,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Pichichi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thưởng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vua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lưới</w:t>
      </w:r>
      <w:proofErr w:type="spellEnd"/>
      <w:r w:rsidRPr="00B5004C">
        <w:rPr>
          <w:color w:val="000000"/>
          <w:sz w:val="26"/>
          <w:szCs w:val="26"/>
        </w:rPr>
        <w:t xml:space="preserve"> La Liga,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Messi, Ronaldo, Benzema, Robert Lewandowski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Luis Suarez – </w:t>
      </w:r>
      <w:proofErr w:type="spellStart"/>
      <w:r w:rsidRPr="00B5004C">
        <w:rPr>
          <w:color w:val="000000"/>
          <w:sz w:val="26"/>
          <w:szCs w:val="26"/>
        </w:rPr>
        <w:t>tất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bọn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họ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tiền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đạo</w:t>
      </w:r>
      <w:proofErr w:type="spellEnd"/>
      <w:r w:rsidRPr="00B5004C">
        <w:rPr>
          <w:color w:val="000000"/>
          <w:sz w:val="26"/>
          <w:szCs w:val="26"/>
        </w:rPr>
        <w:t xml:space="preserve">. Bellingham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đặt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mục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tiêu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luật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này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vị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tiền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mình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20 </w:t>
      </w:r>
      <w:proofErr w:type="spellStart"/>
      <w:r w:rsidRPr="00B5004C">
        <w:rPr>
          <w:color w:val="000000"/>
          <w:sz w:val="26"/>
          <w:szCs w:val="26"/>
        </w:rPr>
        <w:t>tuổi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hướng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tới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40D3A3BA" w14:textId="3C85C384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234D9E"/>
          <w:sz w:val="26"/>
          <w:szCs w:val="26"/>
        </w:rPr>
        <w:lastRenderedPageBreak/>
        <w:drawing>
          <wp:inline distT="0" distB="0" distL="0" distR="0" wp14:anchorId="2E3166DA" wp14:editId="154CC09B">
            <wp:extent cx="5943600" cy="3343275"/>
            <wp:effectExtent l="0" t="0" r="0" b="9525"/>
            <wp:docPr id="7" name="Picture 7" descr="Nhìn lại bóng đá của năm 2023: Năm của Bellingham - Ảnh 1.">
              <a:hlinkClick xmlns:a="http://schemas.openxmlformats.org/drawingml/2006/main" r:id="rId20" tooltip="&quot;Bellingham đã tự khẳng định mình là sao trẻ hay nhất năm 2023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64140419075936256" descr="Nhìn lại bóng đá của năm 2023: Năm của Bellingham - Ảnh 1.">
                      <a:hlinkClick r:id="rId20" tooltip="&quot;Bellingham đã tự khẳng định mình là sao trẻ hay nhất năm 2023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DE94" w14:textId="77777777" w:rsidR="00BE2B69" w:rsidRPr="00B5004C" w:rsidRDefault="00BE2B69" w:rsidP="00BE2B69">
      <w:pPr>
        <w:pStyle w:val="NormalWeb"/>
        <w:shd w:val="clear" w:color="auto" w:fill="F0F0F0"/>
        <w:spacing w:before="0" w:beforeAutospacing="0" w:after="0" w:afterAutospacing="0" w:line="300" w:lineRule="atLeast"/>
        <w:jc w:val="center"/>
        <w:rPr>
          <w:i/>
          <w:iCs/>
          <w:color w:val="363636"/>
          <w:sz w:val="26"/>
          <w:szCs w:val="26"/>
        </w:rPr>
      </w:pPr>
      <w:r w:rsidRPr="00B5004C">
        <w:rPr>
          <w:i/>
          <w:iCs/>
          <w:color w:val="363636"/>
          <w:sz w:val="26"/>
          <w:szCs w:val="26"/>
        </w:rPr>
        <w:t xml:space="preserve">Bellingham </w:t>
      </w:r>
      <w:proofErr w:type="spellStart"/>
      <w:r w:rsidRPr="00B5004C">
        <w:rPr>
          <w:i/>
          <w:iCs/>
          <w:color w:val="363636"/>
          <w:sz w:val="26"/>
          <w:szCs w:val="26"/>
        </w:rPr>
        <w:t>đã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363636"/>
          <w:sz w:val="26"/>
          <w:szCs w:val="26"/>
        </w:rPr>
        <w:t>tự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363636"/>
          <w:sz w:val="26"/>
          <w:szCs w:val="26"/>
        </w:rPr>
        <w:t>khẳng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363636"/>
          <w:sz w:val="26"/>
          <w:szCs w:val="26"/>
        </w:rPr>
        <w:t>định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363636"/>
          <w:sz w:val="26"/>
          <w:szCs w:val="26"/>
        </w:rPr>
        <w:t>mình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363636"/>
          <w:sz w:val="26"/>
          <w:szCs w:val="26"/>
        </w:rPr>
        <w:t>là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363636"/>
          <w:sz w:val="26"/>
          <w:szCs w:val="26"/>
        </w:rPr>
        <w:t>sao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363636"/>
          <w:sz w:val="26"/>
          <w:szCs w:val="26"/>
        </w:rPr>
        <w:t>trẻ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hay </w:t>
      </w:r>
      <w:proofErr w:type="spellStart"/>
      <w:r w:rsidRPr="00B5004C">
        <w:rPr>
          <w:i/>
          <w:iCs/>
          <w:color w:val="363636"/>
          <w:sz w:val="26"/>
          <w:szCs w:val="26"/>
        </w:rPr>
        <w:t>nhất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363636"/>
          <w:sz w:val="26"/>
          <w:szCs w:val="26"/>
        </w:rPr>
        <w:t>năm</w:t>
      </w:r>
      <w:proofErr w:type="spellEnd"/>
      <w:r w:rsidRPr="00B5004C">
        <w:rPr>
          <w:i/>
          <w:iCs/>
          <w:color w:val="363636"/>
          <w:sz w:val="26"/>
          <w:szCs w:val="26"/>
        </w:rPr>
        <w:t xml:space="preserve"> 2023</w:t>
      </w:r>
    </w:p>
    <w:p w14:paraId="44339C99" w14:textId="77777777" w:rsidR="00BE2B69" w:rsidRPr="00B5004C" w:rsidRDefault="00BE2B69" w:rsidP="00BE2B69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/>
        </w:rPr>
      </w:pPr>
      <w:proofErr w:type="spellStart"/>
      <w:r w:rsidRPr="00B5004C">
        <w:rPr>
          <w:rFonts w:ascii="Times New Roman" w:hAnsi="Times New Roman" w:cs="Times New Roman"/>
          <w:color w:val="000000"/>
        </w:rPr>
        <w:t>Điều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gì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khiến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Bellingham </w:t>
      </w:r>
      <w:proofErr w:type="spellStart"/>
      <w:r w:rsidRPr="00B5004C">
        <w:rPr>
          <w:rFonts w:ascii="Times New Roman" w:hAnsi="Times New Roman" w:cs="Times New Roman"/>
          <w:color w:val="000000"/>
        </w:rPr>
        <w:t>trở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nên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đặc</w:t>
      </w:r>
      <w:proofErr w:type="spellEnd"/>
      <w:r w:rsidRPr="00B5004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000000"/>
        </w:rPr>
        <w:t>biệt</w:t>
      </w:r>
      <w:proofErr w:type="spellEnd"/>
      <w:r w:rsidRPr="00B5004C">
        <w:rPr>
          <w:rFonts w:ascii="Times New Roman" w:hAnsi="Times New Roman" w:cs="Times New Roman"/>
          <w:color w:val="000000"/>
        </w:rPr>
        <w:t>?</w:t>
      </w:r>
    </w:p>
    <w:p w14:paraId="0B0B6257" w14:textId="77777777" w:rsidR="00BE2B69" w:rsidRPr="00B5004C" w:rsidRDefault="00BE2B69" w:rsidP="00BE2B69">
      <w:pPr>
        <w:shd w:val="clear" w:color="auto" w:fill="FFFFFF"/>
        <w:jc w:val="center"/>
        <w:rPr>
          <w:rStyle w:val="Hyperlink"/>
          <w:rFonts w:ascii="Times New Roman" w:hAnsi="Times New Roman" w:cs="Times New Roman"/>
          <w:color w:val="234D9E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begin"/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instrText xml:space="preserve"> HYPERLINK "javascript:void(0);" \t "_blank" </w:instrText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separate"/>
      </w:r>
    </w:p>
    <w:p w14:paraId="4EC86564" w14:textId="77777777" w:rsidR="00BE2B69" w:rsidRPr="00B5004C" w:rsidRDefault="00BE2B69" w:rsidP="00BE2B69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end"/>
      </w:r>
    </w:p>
    <w:p w14:paraId="78E69999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r w:rsidRPr="00B5004C">
        <w:rPr>
          <w:color w:val="000000"/>
          <w:sz w:val="26"/>
          <w:szCs w:val="26"/>
        </w:rPr>
        <w:t xml:space="preserve">Ancelotti </w:t>
      </w:r>
      <w:proofErr w:type="spellStart"/>
      <w:r w:rsidRPr="00B5004C">
        <w:rPr>
          <w:color w:val="000000"/>
          <w:sz w:val="26"/>
          <w:szCs w:val="26"/>
        </w:rPr>
        <w:t>từng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nói</w:t>
      </w:r>
      <w:proofErr w:type="spellEnd"/>
      <w:r w:rsidRPr="00B5004C">
        <w:rPr>
          <w:color w:val="000000"/>
          <w:sz w:val="26"/>
          <w:szCs w:val="26"/>
        </w:rPr>
        <w:t>: "</w:t>
      </w:r>
      <w:proofErr w:type="spellStart"/>
      <w:r w:rsidRPr="00B5004C">
        <w:rPr>
          <w:color w:val="000000"/>
          <w:sz w:val="26"/>
          <w:szCs w:val="26"/>
        </w:rPr>
        <w:t>Tất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chúng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tôi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ngạc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trước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bàn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</w:t>
      </w:r>
      <w:proofErr w:type="spellEnd"/>
      <w:r w:rsidRPr="00B5004C">
        <w:rPr>
          <w:color w:val="000000"/>
          <w:sz w:val="26"/>
          <w:szCs w:val="26"/>
        </w:rPr>
        <w:t xml:space="preserve"> Jude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Cậu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ấy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thật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kinh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ngạc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thật</w:t>
      </w:r>
      <w:proofErr w:type="spellEnd"/>
      <w:r w:rsidRPr="00B5004C">
        <w:rPr>
          <w:color w:val="000000"/>
          <w:sz w:val="26"/>
          <w:szCs w:val="26"/>
        </w:rPr>
        <w:t xml:space="preserve"> phi </w:t>
      </w:r>
      <w:proofErr w:type="spellStart"/>
      <w:r w:rsidRPr="00B5004C">
        <w:rPr>
          <w:color w:val="000000"/>
          <w:sz w:val="26"/>
          <w:szCs w:val="26"/>
        </w:rPr>
        <w:t>thường</w:t>
      </w:r>
      <w:proofErr w:type="spellEnd"/>
      <w:r w:rsidRPr="00B5004C">
        <w:rPr>
          <w:color w:val="000000"/>
          <w:sz w:val="26"/>
          <w:szCs w:val="26"/>
        </w:rPr>
        <w:t>".</w:t>
      </w:r>
    </w:p>
    <w:p w14:paraId="419F6E7B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Tuy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nhiên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quan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bàn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lượng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lượng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gian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Bàn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thắng</w:t>
      </w:r>
      <w:proofErr w:type="spellEnd"/>
      <w:r w:rsidRPr="00B5004C">
        <w:rPr>
          <w:color w:val="000000"/>
          <w:sz w:val="26"/>
          <w:szCs w:val="26"/>
        </w:rPr>
        <w:t xml:space="preserve"> ở </w:t>
      </w:r>
      <w:proofErr w:type="spellStart"/>
      <w:r w:rsidRPr="00B5004C">
        <w:rPr>
          <w:color w:val="000000"/>
          <w:sz w:val="26"/>
          <w:szCs w:val="26"/>
        </w:rPr>
        <w:t>phút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bù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giờ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El </w:t>
      </w:r>
      <w:proofErr w:type="spellStart"/>
      <w:r w:rsidRPr="00B5004C">
        <w:rPr>
          <w:color w:val="000000"/>
          <w:sz w:val="26"/>
          <w:szCs w:val="26"/>
        </w:rPr>
        <w:t>Clasico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dụ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điển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hình</w:t>
      </w:r>
      <w:proofErr w:type="spellEnd"/>
      <w:r w:rsidRPr="00B5004C">
        <w:rPr>
          <w:color w:val="000000"/>
          <w:sz w:val="26"/>
          <w:szCs w:val="26"/>
        </w:rPr>
        <w:t xml:space="preserve">. Ở Champions League, Bellingham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màn</w:t>
      </w:r>
      <w:proofErr w:type="spellEnd"/>
      <w:r w:rsidRPr="00B5004C">
        <w:rPr>
          <w:color w:val="000000"/>
          <w:sz w:val="26"/>
          <w:szCs w:val="26"/>
        </w:rPr>
        <w:t xml:space="preserve"> solo </w:t>
      </w:r>
      <w:proofErr w:type="spellStart"/>
      <w:r w:rsidRPr="00B5004C">
        <w:rPr>
          <w:color w:val="000000"/>
          <w:sz w:val="26"/>
          <w:szCs w:val="26"/>
        </w:rPr>
        <w:t>đầy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mê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hoặc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trước</w:t>
      </w:r>
      <w:proofErr w:type="spellEnd"/>
      <w:r w:rsidRPr="00B5004C">
        <w:rPr>
          <w:color w:val="000000"/>
          <w:sz w:val="26"/>
          <w:szCs w:val="26"/>
        </w:rPr>
        <w:t xml:space="preserve"> Napoli, </w:t>
      </w:r>
      <w:proofErr w:type="spellStart"/>
      <w:r w:rsidRPr="00B5004C">
        <w:rPr>
          <w:color w:val="000000"/>
          <w:sz w:val="26"/>
          <w:szCs w:val="26"/>
        </w:rPr>
        <w:t>ngay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Diego Armando Maradona. Bellingham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hướng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bàn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muộn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quan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giúp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đoạt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1C5E2DBE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r w:rsidRPr="00B5004C">
        <w:rPr>
          <w:color w:val="000000"/>
          <w:sz w:val="26"/>
          <w:szCs w:val="26"/>
        </w:rPr>
        <w:t xml:space="preserve">Quay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nửa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2023, Bellingham </w:t>
      </w:r>
      <w:proofErr w:type="spellStart"/>
      <w:r w:rsidRPr="00B5004C">
        <w:rPr>
          <w:color w:val="000000"/>
          <w:sz w:val="26"/>
          <w:szCs w:val="26"/>
        </w:rPr>
        <w:t>cũng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yếu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tố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nổi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bật</w:t>
      </w:r>
      <w:proofErr w:type="spellEnd"/>
      <w:r w:rsidRPr="00B5004C">
        <w:rPr>
          <w:color w:val="000000"/>
          <w:sz w:val="26"/>
          <w:szCs w:val="26"/>
        </w:rPr>
        <w:t xml:space="preserve">. Anh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trưởng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Dortmund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tại</w:t>
      </w:r>
      <w:proofErr w:type="spellEnd"/>
      <w:r w:rsidRPr="00B5004C">
        <w:rPr>
          <w:color w:val="000000"/>
          <w:sz w:val="26"/>
          <w:szCs w:val="26"/>
        </w:rPr>
        <w:t xml:space="preserve"> Champions League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vẫn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còn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thiếu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niên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Chỉ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thương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khiến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ra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gặp</w:t>
      </w:r>
      <w:proofErr w:type="spellEnd"/>
      <w:r w:rsidRPr="00B5004C">
        <w:rPr>
          <w:color w:val="000000"/>
          <w:sz w:val="26"/>
          <w:szCs w:val="26"/>
        </w:rPr>
        <w:t xml:space="preserve"> Mainz </w:t>
      </w:r>
      <w:proofErr w:type="spellStart"/>
      <w:r w:rsidRPr="00B5004C">
        <w:rPr>
          <w:color w:val="000000"/>
          <w:sz w:val="26"/>
          <w:szCs w:val="26"/>
        </w:rPr>
        <w:t>vào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cuối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mùa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đặt</w:t>
      </w:r>
      <w:proofErr w:type="spellEnd"/>
      <w:r w:rsidRPr="00B5004C">
        <w:rPr>
          <w:color w:val="000000"/>
          <w:sz w:val="26"/>
          <w:szCs w:val="26"/>
        </w:rPr>
        <w:t xml:space="preserve"> ra </w:t>
      </w:r>
      <w:proofErr w:type="spellStart"/>
      <w:r w:rsidRPr="00B5004C">
        <w:rPr>
          <w:color w:val="000000"/>
          <w:sz w:val="26"/>
          <w:szCs w:val="26"/>
        </w:rPr>
        <w:t>câu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hỏi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rằng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nếu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khỏe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mạnh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liệu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giúp</w:t>
      </w:r>
      <w:proofErr w:type="spellEnd"/>
      <w:r w:rsidRPr="00B5004C">
        <w:rPr>
          <w:color w:val="000000"/>
          <w:sz w:val="26"/>
          <w:szCs w:val="26"/>
        </w:rPr>
        <w:t xml:space="preserve"> Dortmund </w:t>
      </w:r>
      <w:proofErr w:type="spellStart"/>
      <w:r w:rsidRPr="00B5004C">
        <w:rPr>
          <w:color w:val="000000"/>
          <w:sz w:val="26"/>
          <w:szCs w:val="26"/>
        </w:rPr>
        <w:t>chấm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dứt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ách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thống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trị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Bayern Munich </w:t>
      </w:r>
      <w:proofErr w:type="spellStart"/>
      <w:r w:rsidRPr="00B5004C">
        <w:rPr>
          <w:color w:val="000000"/>
          <w:sz w:val="26"/>
          <w:szCs w:val="26"/>
        </w:rPr>
        <w:t>tại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quốc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nội</w:t>
      </w:r>
      <w:proofErr w:type="spellEnd"/>
      <w:r w:rsidRPr="00B5004C">
        <w:rPr>
          <w:color w:val="000000"/>
          <w:sz w:val="26"/>
          <w:szCs w:val="26"/>
        </w:rPr>
        <w:t xml:space="preserve"> hay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>?</w:t>
      </w:r>
    </w:p>
    <w:p w14:paraId="640D8952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lastRenderedPageBreak/>
        <w:t>Dù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câu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ra </w:t>
      </w:r>
      <w:proofErr w:type="spellStart"/>
      <w:r w:rsidRPr="00B5004C">
        <w:rPr>
          <w:color w:val="000000"/>
          <w:sz w:val="26"/>
          <w:szCs w:val="26"/>
        </w:rPr>
        <w:t>sao</w:t>
      </w:r>
      <w:proofErr w:type="spellEnd"/>
      <w:r w:rsidRPr="00B5004C">
        <w:rPr>
          <w:color w:val="000000"/>
          <w:sz w:val="26"/>
          <w:szCs w:val="26"/>
        </w:rPr>
        <w:t xml:space="preserve">, Bellingham </w:t>
      </w:r>
      <w:proofErr w:type="spellStart"/>
      <w:r w:rsidRPr="00B5004C">
        <w:rPr>
          <w:color w:val="000000"/>
          <w:sz w:val="26"/>
          <w:szCs w:val="26"/>
        </w:rPr>
        <w:t>vẫn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nước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Đức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cách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xuất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sắc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mùa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 Bundesliga.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2023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thấy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Anh </w:t>
      </w:r>
      <w:proofErr w:type="spellStart"/>
      <w:r w:rsidRPr="00B5004C">
        <w:rPr>
          <w:color w:val="000000"/>
          <w:sz w:val="26"/>
          <w:szCs w:val="26"/>
        </w:rPr>
        <w:t>xuất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ngoại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Thay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vì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về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quê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nhà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tới</w:t>
      </w:r>
      <w:proofErr w:type="spellEnd"/>
      <w:r w:rsidRPr="00B5004C">
        <w:rPr>
          <w:color w:val="000000"/>
          <w:sz w:val="26"/>
          <w:szCs w:val="26"/>
        </w:rPr>
        <w:t xml:space="preserve"> Real Madrid. Bellingham </w:t>
      </w:r>
      <w:proofErr w:type="spellStart"/>
      <w:r w:rsidRPr="00B5004C">
        <w:rPr>
          <w:color w:val="000000"/>
          <w:sz w:val="26"/>
          <w:szCs w:val="26"/>
        </w:rPr>
        <w:t>muốn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theo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bước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huyền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thoại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chọn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Bernabeu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mình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Giờ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đây</w:t>
      </w:r>
      <w:proofErr w:type="spellEnd"/>
      <w:r w:rsidRPr="00B5004C">
        <w:rPr>
          <w:color w:val="000000"/>
          <w:sz w:val="26"/>
          <w:szCs w:val="26"/>
        </w:rPr>
        <w:t xml:space="preserve">, Bellingham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biết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vô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cùng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năng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Lý</w:t>
      </w:r>
      <w:proofErr w:type="spellEnd"/>
      <w:r w:rsidRPr="00B5004C">
        <w:rPr>
          <w:color w:val="000000"/>
          <w:sz w:val="26"/>
          <w:szCs w:val="26"/>
        </w:rPr>
        <w:t xml:space="preserve"> do </w:t>
      </w:r>
      <w:proofErr w:type="spellStart"/>
      <w:r w:rsidRPr="00B5004C">
        <w:rPr>
          <w:color w:val="000000"/>
          <w:sz w:val="26"/>
          <w:szCs w:val="26"/>
        </w:rPr>
        <w:t>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mặc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áo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22 ở Dortmund </w:t>
      </w:r>
      <w:proofErr w:type="spellStart"/>
      <w:r w:rsidRPr="00B5004C">
        <w:rPr>
          <w:color w:val="000000"/>
          <w:sz w:val="26"/>
          <w:szCs w:val="26"/>
        </w:rPr>
        <w:t>vì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ở </w:t>
      </w:r>
      <w:proofErr w:type="spellStart"/>
      <w:r w:rsidRPr="00B5004C">
        <w:rPr>
          <w:color w:val="000000"/>
          <w:sz w:val="26"/>
          <w:szCs w:val="26"/>
        </w:rPr>
        <w:t>cả</w:t>
      </w:r>
      <w:proofErr w:type="spellEnd"/>
      <w:r w:rsidRPr="00B5004C">
        <w:rPr>
          <w:color w:val="000000"/>
          <w:sz w:val="26"/>
          <w:szCs w:val="26"/>
        </w:rPr>
        <w:t xml:space="preserve"> 3 </w:t>
      </w:r>
      <w:proofErr w:type="spellStart"/>
      <w:r w:rsidRPr="00B5004C">
        <w:rPr>
          <w:color w:val="000000"/>
          <w:sz w:val="26"/>
          <w:szCs w:val="26"/>
        </w:rPr>
        <w:t>vị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4,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8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10 ở </w:t>
      </w:r>
      <w:proofErr w:type="spellStart"/>
      <w:r w:rsidRPr="00B5004C">
        <w:rPr>
          <w:color w:val="000000"/>
          <w:sz w:val="26"/>
          <w:szCs w:val="26"/>
        </w:rPr>
        <w:t>hàng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tiền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7659EA93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Đối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Real, Bellingham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9 </w:t>
      </w:r>
      <w:proofErr w:type="spellStart"/>
      <w:r w:rsidRPr="00B5004C">
        <w:rPr>
          <w:color w:val="000000"/>
          <w:sz w:val="26"/>
          <w:szCs w:val="26"/>
        </w:rPr>
        <w:t>ảo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mang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chiếc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áo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số</w:t>
      </w:r>
      <w:proofErr w:type="spellEnd"/>
      <w:r w:rsidRPr="00B5004C">
        <w:rPr>
          <w:color w:val="000000"/>
          <w:sz w:val="26"/>
          <w:szCs w:val="26"/>
        </w:rPr>
        <w:t xml:space="preserve"> 5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huyền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thoại</w:t>
      </w:r>
      <w:proofErr w:type="spellEnd"/>
      <w:r w:rsidRPr="00B5004C">
        <w:rPr>
          <w:color w:val="000000"/>
          <w:sz w:val="26"/>
          <w:szCs w:val="26"/>
        </w:rPr>
        <w:t xml:space="preserve"> Zinedine Zidane. Ancelotti, </w:t>
      </w:r>
      <w:proofErr w:type="spellStart"/>
      <w:r w:rsidRPr="00B5004C">
        <w:rPr>
          <w:color w:val="000000"/>
          <w:sz w:val="26"/>
          <w:szCs w:val="26"/>
        </w:rPr>
        <w:t>thầy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cũ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cựu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Pháp</w:t>
      </w:r>
      <w:proofErr w:type="spellEnd"/>
      <w:r w:rsidRPr="00B5004C">
        <w:rPr>
          <w:color w:val="000000"/>
          <w:sz w:val="26"/>
          <w:szCs w:val="26"/>
        </w:rPr>
        <w:t xml:space="preserve">, chia </w:t>
      </w:r>
      <w:proofErr w:type="spellStart"/>
      <w:r w:rsidRPr="00B5004C">
        <w:rPr>
          <w:color w:val="000000"/>
          <w:sz w:val="26"/>
          <w:szCs w:val="26"/>
        </w:rPr>
        <w:t>sẻ</w:t>
      </w:r>
      <w:proofErr w:type="spellEnd"/>
      <w:r w:rsidRPr="00B5004C">
        <w:rPr>
          <w:color w:val="000000"/>
          <w:sz w:val="26"/>
          <w:szCs w:val="26"/>
        </w:rPr>
        <w:t>: "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tôi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thấy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ngờ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xâm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nhập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vòng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cấm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Bellingham. Zidane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Ngược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phẩm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</w:t>
      </w:r>
      <w:proofErr w:type="spellEnd"/>
      <w:r w:rsidRPr="00B5004C">
        <w:rPr>
          <w:color w:val="000000"/>
          <w:sz w:val="26"/>
          <w:szCs w:val="26"/>
        </w:rPr>
        <w:t xml:space="preserve"> Zidane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thì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". </w:t>
      </w:r>
      <w:proofErr w:type="spellStart"/>
      <w:r w:rsidRPr="00B5004C">
        <w:rPr>
          <w:color w:val="000000"/>
          <w:sz w:val="26"/>
          <w:szCs w:val="26"/>
        </w:rPr>
        <w:t>Nhưng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chiến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Ý,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dành</w:t>
      </w:r>
      <w:proofErr w:type="spellEnd"/>
      <w:r w:rsidRPr="00B5004C">
        <w:rPr>
          <w:color w:val="000000"/>
          <w:sz w:val="26"/>
          <w:szCs w:val="26"/>
        </w:rPr>
        <w:t xml:space="preserve"> 4 </w:t>
      </w:r>
      <w:proofErr w:type="spellStart"/>
      <w:r w:rsidRPr="00B5004C">
        <w:rPr>
          <w:color w:val="000000"/>
          <w:sz w:val="26"/>
          <w:szCs w:val="26"/>
        </w:rPr>
        <w:t>thập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kỷ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cùng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huấn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luyện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vĩ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môn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thao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này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gọi</w:t>
      </w:r>
      <w:proofErr w:type="spellEnd"/>
      <w:r w:rsidRPr="00B5004C">
        <w:rPr>
          <w:color w:val="000000"/>
          <w:sz w:val="26"/>
          <w:szCs w:val="26"/>
        </w:rPr>
        <w:t xml:space="preserve"> Bellingham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"</w:t>
      </w:r>
      <w:proofErr w:type="spellStart"/>
      <w:r w:rsidRPr="00B5004C">
        <w:rPr>
          <w:color w:val="000000"/>
          <w:sz w:val="26"/>
          <w:szCs w:val="26"/>
        </w:rPr>
        <w:t>món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</w:t>
      </w:r>
      <w:proofErr w:type="spellEnd"/>
      <w:r w:rsidRPr="00B5004C">
        <w:rPr>
          <w:color w:val="000000"/>
          <w:sz w:val="26"/>
          <w:szCs w:val="26"/>
        </w:rPr>
        <w:t xml:space="preserve">". </w:t>
      </w:r>
      <w:proofErr w:type="spellStart"/>
      <w:r w:rsidRPr="00B5004C">
        <w:rPr>
          <w:color w:val="000000"/>
          <w:sz w:val="26"/>
          <w:szCs w:val="26"/>
        </w:rPr>
        <w:t>Đối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Real Madrid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tuyển</w:t>
      </w:r>
      <w:proofErr w:type="spellEnd"/>
      <w:r w:rsidRPr="00B5004C">
        <w:rPr>
          <w:color w:val="000000"/>
          <w:sz w:val="26"/>
          <w:szCs w:val="26"/>
        </w:rPr>
        <w:t xml:space="preserve"> Anh, Bellingham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"</w:t>
      </w:r>
      <w:proofErr w:type="spellStart"/>
      <w:r w:rsidRPr="00B5004C">
        <w:rPr>
          <w:color w:val="000000"/>
          <w:sz w:val="26"/>
          <w:szCs w:val="26"/>
        </w:rPr>
        <w:t>tài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sản</w:t>
      </w:r>
      <w:proofErr w:type="spellEnd"/>
      <w:r w:rsidRPr="00B5004C">
        <w:rPr>
          <w:color w:val="000000"/>
          <w:sz w:val="26"/>
          <w:szCs w:val="26"/>
        </w:rPr>
        <w:t xml:space="preserve">" </w:t>
      </w:r>
      <w:proofErr w:type="spellStart"/>
      <w:r w:rsidRPr="00B5004C">
        <w:rPr>
          <w:color w:val="000000"/>
          <w:sz w:val="26"/>
          <w:szCs w:val="26"/>
        </w:rPr>
        <w:t>vô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hứa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hẹn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2024.</w:t>
      </w:r>
    </w:p>
    <w:p w14:paraId="6C9DB9D1" w14:textId="73ED2A2B" w:rsidR="00BE2B69" w:rsidRPr="00B5004C" w:rsidRDefault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sz w:val="26"/>
          <w:szCs w:val="26"/>
        </w:rPr>
        <w:t xml:space="preserve">Link: </w:t>
      </w:r>
      <w:hyperlink r:id="rId22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https://thethaovanhoa.vn/nhin-lai-bong-da-nam-2023-nam-cua-bellingham-20231226231807974.htm</w:t>
        </w:r>
      </w:hyperlink>
    </w:p>
    <w:p w14:paraId="7C7D387E" w14:textId="28632E54" w:rsidR="00BE2B69" w:rsidRPr="00B5004C" w:rsidRDefault="00BE2B69" w:rsidP="00BE2B69">
      <w:pPr>
        <w:pStyle w:val="Heading1"/>
        <w:shd w:val="clear" w:color="auto" w:fill="FFFFFF"/>
        <w:spacing w:before="0" w:beforeAutospacing="0" w:after="300" w:afterAutospacing="0" w:line="645" w:lineRule="atLeast"/>
        <w:rPr>
          <w:color w:val="1D1D1D"/>
          <w:sz w:val="26"/>
          <w:szCs w:val="26"/>
        </w:rPr>
      </w:pPr>
      <w:r w:rsidRPr="00B5004C">
        <w:rPr>
          <w:sz w:val="26"/>
          <w:szCs w:val="26"/>
        </w:rPr>
        <w:t>5.</w:t>
      </w:r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Đình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Trọng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trở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lại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đội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tuyển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Việt</w:t>
      </w:r>
      <w:proofErr w:type="spellEnd"/>
      <w:r w:rsidRPr="00B5004C">
        <w:rPr>
          <w:color w:val="1D1D1D"/>
          <w:sz w:val="26"/>
          <w:szCs w:val="26"/>
        </w:rPr>
        <w:t xml:space="preserve"> Nam, </w:t>
      </w:r>
      <w:proofErr w:type="spellStart"/>
      <w:r w:rsidRPr="00B5004C">
        <w:rPr>
          <w:color w:val="1D1D1D"/>
          <w:sz w:val="26"/>
          <w:szCs w:val="26"/>
        </w:rPr>
        <w:t>cạnh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tranh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suất</w:t>
      </w:r>
      <w:proofErr w:type="spellEnd"/>
      <w:r w:rsidRPr="00B5004C">
        <w:rPr>
          <w:color w:val="1D1D1D"/>
          <w:sz w:val="26"/>
          <w:szCs w:val="26"/>
        </w:rPr>
        <w:t xml:space="preserve"> </w:t>
      </w:r>
      <w:proofErr w:type="spellStart"/>
      <w:r w:rsidRPr="00B5004C">
        <w:rPr>
          <w:color w:val="1D1D1D"/>
          <w:sz w:val="26"/>
          <w:szCs w:val="26"/>
        </w:rPr>
        <w:t>dự</w:t>
      </w:r>
      <w:proofErr w:type="spellEnd"/>
      <w:r w:rsidRPr="00B5004C">
        <w:rPr>
          <w:color w:val="1D1D1D"/>
          <w:sz w:val="26"/>
          <w:szCs w:val="26"/>
        </w:rPr>
        <w:t xml:space="preserve"> Asian Cup?</w:t>
      </w:r>
    </w:p>
    <w:p w14:paraId="3A2F96D6" w14:textId="14C72593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sz w:val="26"/>
          <w:szCs w:val="26"/>
        </w:rPr>
        <w:t>Nội</w:t>
      </w:r>
      <w:proofErr w:type="spellEnd"/>
      <w:r w:rsidRPr="00B5004C">
        <w:rPr>
          <w:sz w:val="26"/>
          <w:szCs w:val="26"/>
        </w:rPr>
        <w:t xml:space="preserve"> dung:</w:t>
      </w:r>
      <w:r w:rsidRPr="00B5004C">
        <w:rPr>
          <w:b/>
          <w:bCs/>
          <w:color w:val="000000"/>
          <w:sz w:val="26"/>
          <w:szCs w:val="26"/>
        </w:rPr>
        <w:t xml:space="preserve"> </w:t>
      </w:r>
      <w:r w:rsidRPr="00B5004C">
        <w:rPr>
          <w:b/>
          <w:bCs/>
          <w:color w:val="000000"/>
          <w:sz w:val="26"/>
          <w:szCs w:val="26"/>
        </w:rPr>
        <w:t xml:space="preserve">Sau </w:t>
      </w:r>
      <w:proofErr w:type="spellStart"/>
      <w:r w:rsidRPr="00B5004C">
        <w:rPr>
          <w:b/>
          <w:bCs/>
          <w:color w:val="000000"/>
          <w:sz w:val="26"/>
          <w:szCs w:val="26"/>
        </w:rPr>
        <w:t>khi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Thành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Chung </w:t>
      </w:r>
      <w:proofErr w:type="spellStart"/>
      <w:r w:rsidRPr="00B5004C">
        <w:rPr>
          <w:b/>
          <w:bCs/>
          <w:color w:val="000000"/>
          <w:sz w:val="26"/>
          <w:szCs w:val="26"/>
        </w:rPr>
        <w:t>gặp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vấn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đề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với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chấn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thương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và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không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thể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lên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đội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tuyển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, HLV </w:t>
      </w:r>
      <w:proofErr w:type="spellStart"/>
      <w:r w:rsidRPr="00B5004C">
        <w:rPr>
          <w:b/>
          <w:bCs/>
          <w:color w:val="000000"/>
          <w:sz w:val="26"/>
          <w:szCs w:val="26"/>
        </w:rPr>
        <w:t>Troussier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có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thể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phải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tính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đến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phương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án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thay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thế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mang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tên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Đình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Trọng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. </w:t>
      </w:r>
      <w:proofErr w:type="spellStart"/>
      <w:r w:rsidRPr="00B5004C">
        <w:rPr>
          <w:b/>
          <w:bCs/>
          <w:color w:val="000000"/>
          <w:sz w:val="26"/>
          <w:szCs w:val="26"/>
        </w:rPr>
        <w:t>Trung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vệ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của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MerryLand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Quy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Nhơn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Bình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Định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là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nhân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tố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tiềm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năng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của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đội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hình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tuyển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000000"/>
          <w:sz w:val="26"/>
          <w:szCs w:val="26"/>
        </w:rPr>
        <w:t>Việt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Nam </w:t>
      </w:r>
      <w:proofErr w:type="spellStart"/>
      <w:r w:rsidRPr="00B5004C">
        <w:rPr>
          <w:b/>
          <w:bCs/>
          <w:color w:val="000000"/>
          <w:sz w:val="26"/>
          <w:szCs w:val="26"/>
        </w:rPr>
        <w:t>dự</w:t>
      </w:r>
      <w:proofErr w:type="spellEnd"/>
      <w:r w:rsidRPr="00B5004C">
        <w:rPr>
          <w:b/>
          <w:bCs/>
          <w:color w:val="000000"/>
          <w:sz w:val="26"/>
          <w:szCs w:val="26"/>
        </w:rPr>
        <w:t xml:space="preserve"> Asian Cup 2023.</w:t>
      </w:r>
    </w:p>
    <w:p w14:paraId="4EBA6203" w14:textId="77777777" w:rsidR="00BE2B69" w:rsidRPr="00B5004C" w:rsidRDefault="00BE2B69" w:rsidP="00BE2B69">
      <w:pPr>
        <w:shd w:val="clear" w:color="auto" w:fill="FFFFFF"/>
        <w:spacing w:line="360" w:lineRule="atLeast"/>
        <w:jc w:val="center"/>
        <w:rPr>
          <w:rStyle w:val="Hyperlink"/>
          <w:rFonts w:ascii="Times New Roman" w:hAnsi="Times New Roman" w:cs="Times New Roman"/>
          <w:color w:val="234D9E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begin"/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instrText xml:space="preserve"> HYPERLINK "javascript:void(0);" \t "_blank" </w:instrText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separate"/>
      </w:r>
    </w:p>
    <w:p w14:paraId="5F4EF7DC" w14:textId="77777777" w:rsidR="00BE2B69" w:rsidRPr="00B5004C" w:rsidRDefault="00BE2B69" w:rsidP="00BE2B69">
      <w:pPr>
        <w:shd w:val="clear" w:color="auto" w:fill="FFFFFF"/>
        <w:spacing w:line="360" w:lineRule="atLeast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end"/>
      </w:r>
    </w:p>
    <w:p w14:paraId="7387ACE7" w14:textId="734E9C6B" w:rsidR="00BE2B69" w:rsidRPr="00B5004C" w:rsidRDefault="00BE2B69" w:rsidP="00BE2B69">
      <w:pPr>
        <w:pStyle w:val="kbwscwlrl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50" w:right="150"/>
        <w:rPr>
          <w:color w:val="000000"/>
          <w:sz w:val="26"/>
          <w:szCs w:val="26"/>
        </w:rPr>
      </w:pPr>
      <w:r w:rsidRPr="00B5004C">
        <w:rPr>
          <w:noProof/>
          <w:color w:val="234D9E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6A5F6D04" wp14:editId="29170604">
                <wp:extent cx="9753600" cy="9753600"/>
                <wp:effectExtent l="0" t="0" r="0" b="0"/>
                <wp:docPr id="13" name="Rectangle 13" descr="Tin nóng thể thao sáng 30/12: Đình Trọng bất ngờ được kêu gọi trở lại ĐT Việt Nam, Ronaldo gây khó hiểu với bình luận về Haaland">
                  <a:hlinkClick xmlns:a="http://schemas.openxmlformats.org/drawingml/2006/main" r:id="rId2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53600" cy="975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C2283D" id="Rectangle 13" o:spid="_x0000_s1026" alt="Tin nóng thể thao sáng 30/12: Đình Trọng bất ngờ được kêu gọi trở lại ĐT Việt Nam, Ronaldo gây khó hiểu với bình luận về Haaland" href="https://thethaovanhoa.vn/tin-nong-the-thao-sang-30-12-dinh-trong-bat-ngo-duoc-keu-goi-tro-lai-dt-viet-nam-ronaldo-gay-kho-hieu-voi-binh-luan-ve-haaland-20231230081318297.htm" target="&quot;_blank&quot;" style="width:768pt;height:76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7010F08" w14:textId="77777777" w:rsidR="00BE2B69" w:rsidRPr="00B5004C" w:rsidRDefault="00BE2B69" w:rsidP="00BE2B69">
      <w:pPr>
        <w:pStyle w:val="Heading4"/>
        <w:shd w:val="clear" w:color="auto" w:fill="FFFFFF"/>
        <w:spacing w:before="0"/>
        <w:ind w:left="2175" w:right="150"/>
        <w:rPr>
          <w:rFonts w:ascii="Times New Roman" w:hAnsi="Times New Roman" w:cs="Times New Roman"/>
          <w:color w:val="000000"/>
          <w:sz w:val="26"/>
          <w:szCs w:val="26"/>
        </w:rPr>
      </w:pPr>
      <w:hyperlink r:id="rId24" w:tgtFrame="_blank" w:history="1"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Tin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nóng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thể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thao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sáng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30/12: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Đình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Trọng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bất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ngờ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được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kêu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gọi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trở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lại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ĐT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Việt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Nam, Ronaldo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gây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khó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hiểu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với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bình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luận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về</w:t>
        </w:r>
        <w:proofErr w:type="spellEnd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 xml:space="preserve"> </w:t>
        </w:r>
        <w:proofErr w:type="spellStart"/>
        <w:r w:rsidRPr="00B5004C">
          <w:rPr>
            <w:rStyle w:val="Hyperlink"/>
            <w:rFonts w:ascii="Times New Roman" w:hAnsi="Times New Roman" w:cs="Times New Roman"/>
            <w:color w:val="333333"/>
            <w:sz w:val="26"/>
            <w:szCs w:val="26"/>
          </w:rPr>
          <w:t>Haaland</w:t>
        </w:r>
        <w:proofErr w:type="spellEnd"/>
      </w:hyperlink>
    </w:p>
    <w:p w14:paraId="3EAA7C26" w14:textId="77777777" w:rsidR="00BE2B69" w:rsidRPr="00B5004C" w:rsidRDefault="00BE2B69" w:rsidP="00BE2B69">
      <w:pPr>
        <w:pStyle w:val="Heading4"/>
        <w:shd w:val="clear" w:color="auto" w:fill="FFFFFF"/>
        <w:spacing w:before="0"/>
        <w:ind w:left="2175" w:right="150"/>
        <w:rPr>
          <w:rFonts w:ascii="Times New Roman" w:hAnsi="Times New Roman" w:cs="Times New Roman"/>
          <w:color w:val="777777"/>
          <w:sz w:val="26"/>
          <w:szCs w:val="26"/>
        </w:rPr>
      </w:pPr>
      <w:r w:rsidRPr="00B5004C">
        <w:rPr>
          <w:rStyle w:val="timenews"/>
          <w:rFonts w:ascii="Times New Roman" w:hAnsi="Times New Roman" w:cs="Times New Roman"/>
          <w:color w:val="777777"/>
          <w:sz w:val="26"/>
          <w:szCs w:val="26"/>
        </w:rPr>
        <w:t> 30/12/2023 08:20</w:t>
      </w:r>
    </w:p>
    <w:p w14:paraId="2D699A45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r w:rsidRPr="00B5004C">
        <w:rPr>
          <w:color w:val="000000"/>
          <w:sz w:val="26"/>
          <w:szCs w:val="26"/>
        </w:rPr>
        <w:t xml:space="preserve">HLV </w:t>
      </w:r>
      <w:proofErr w:type="spellStart"/>
      <w:r w:rsidRPr="00B5004C">
        <w:rPr>
          <w:color w:val="000000"/>
          <w:sz w:val="26"/>
          <w:szCs w:val="26"/>
        </w:rPr>
        <w:t>Troussier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muốn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bổ</w:t>
      </w:r>
      <w:proofErr w:type="spellEnd"/>
      <w:r w:rsidRPr="00B5004C">
        <w:rPr>
          <w:color w:val="000000"/>
          <w:sz w:val="26"/>
          <w:szCs w:val="26"/>
        </w:rPr>
        <w:t xml:space="preserve"> sung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thay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Thành</w:t>
      </w:r>
      <w:proofErr w:type="spellEnd"/>
      <w:r w:rsidRPr="00B5004C">
        <w:rPr>
          <w:color w:val="000000"/>
          <w:sz w:val="26"/>
          <w:szCs w:val="26"/>
        </w:rPr>
        <w:t xml:space="preserve"> Chung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 xml:space="preserve"> CĐV </w:t>
      </w:r>
      <w:proofErr w:type="spellStart"/>
      <w:r w:rsidRPr="00B5004C">
        <w:rPr>
          <w:color w:val="000000"/>
          <w:sz w:val="26"/>
          <w:szCs w:val="26"/>
        </w:rPr>
        <w:t>Việt</w:t>
      </w:r>
      <w:proofErr w:type="spellEnd"/>
      <w:r w:rsidRPr="00B5004C">
        <w:rPr>
          <w:color w:val="000000"/>
          <w:sz w:val="26"/>
          <w:szCs w:val="26"/>
        </w:rPr>
        <w:t xml:space="preserve"> Nam,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từng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yêu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biệt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danh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"</w:t>
      </w:r>
      <w:proofErr w:type="spellStart"/>
      <w:r w:rsidRPr="00B5004C">
        <w:rPr>
          <w:color w:val="000000"/>
          <w:sz w:val="26"/>
          <w:szCs w:val="26"/>
        </w:rPr>
        <w:t>ỉn</w:t>
      </w:r>
      <w:proofErr w:type="spellEnd"/>
      <w:r w:rsidRPr="00B5004C">
        <w:rPr>
          <w:color w:val="000000"/>
          <w:sz w:val="26"/>
          <w:szCs w:val="26"/>
        </w:rPr>
        <w:t xml:space="preserve">"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tin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mừng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642410EB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nói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vừa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tại</w:t>
      </w:r>
      <w:proofErr w:type="spellEnd"/>
      <w:r w:rsidRPr="00B5004C">
        <w:rPr>
          <w:color w:val="000000"/>
          <w:sz w:val="26"/>
          <w:szCs w:val="26"/>
        </w:rPr>
        <w:t xml:space="preserve"> V-League </w:t>
      </w:r>
      <w:proofErr w:type="spellStart"/>
      <w:r w:rsidRPr="00B5004C">
        <w:rPr>
          <w:color w:val="000000"/>
          <w:sz w:val="26"/>
          <w:szCs w:val="26"/>
        </w:rPr>
        <w:t>sau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mùa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nghỉ</w:t>
      </w:r>
      <w:proofErr w:type="spellEnd"/>
      <w:r w:rsidRPr="00B5004C">
        <w:rPr>
          <w:color w:val="000000"/>
          <w:sz w:val="26"/>
          <w:szCs w:val="26"/>
        </w:rPr>
        <w:t xml:space="preserve"> do </w:t>
      </w:r>
      <w:proofErr w:type="spellStart"/>
      <w:r w:rsidRPr="00B5004C">
        <w:rPr>
          <w:color w:val="000000"/>
          <w:sz w:val="26"/>
          <w:szCs w:val="26"/>
        </w:rPr>
        <w:t>chấn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thương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sau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hai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chính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liên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Võ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ngay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lập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tức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để</w:t>
      </w:r>
      <w:proofErr w:type="spellEnd"/>
      <w:r w:rsidRPr="00B5004C">
        <w:rPr>
          <w:color w:val="000000"/>
          <w:sz w:val="26"/>
          <w:szCs w:val="26"/>
        </w:rPr>
        <w:t xml:space="preserve"> ý.</w:t>
      </w:r>
    </w:p>
    <w:p w14:paraId="56A9F152" w14:textId="6816AB2E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234D9E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3E325437" wp14:editId="5DCEF841">
                <wp:extent cx="9525000" cy="6343650"/>
                <wp:effectExtent l="0" t="0" r="0" b="0"/>
                <wp:docPr id="11" name="Rectangle 11" descr="Đình Trọng cạnh tranh suất chính thức đến Asian Cup  - Ảnh 1.">
                  <a:hlinkClick xmlns:a="http://schemas.openxmlformats.org/drawingml/2006/main" r:id="rId25" tooltip="&quot;Đình Trọng vừa trở lại thi đấu ở V-League có thể được gọi lên đội tuyển quốc gia. Ảnh: VP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00" cy="634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FEBDE6" id="Rectangle 11" o:spid="_x0000_s1026" alt="Đình Trọng cạnh tranh suất chính thức đến Asian Cup  - Ảnh 1." href="https://thethaovanhoa.mediacdn.vn/372676912336973824/2023/12/30/vleague-23-dinh-trong-hai-phong-17039060725301645640618.jpeg" title="&quot;Đình Trọng vừa trở lại thi đấu ở V-League có thể được gọi lên đội tuyển quốc gia. Ảnh: VPF&quot;" style="width:750pt;height:49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09BAA7C" w14:textId="77777777" w:rsidR="00BE2B69" w:rsidRPr="00B5004C" w:rsidRDefault="00BE2B69" w:rsidP="00BE2B69">
      <w:pPr>
        <w:rPr>
          <w:rStyle w:val="Hyperlink"/>
          <w:rFonts w:ascii="Times New Roman" w:hAnsi="Times New Roman" w:cs="Times New Roman"/>
          <w:color w:val="234D9E"/>
          <w:sz w:val="26"/>
          <w:szCs w:val="26"/>
        </w:rPr>
      </w:pPr>
      <w:r w:rsidRPr="00B5004C">
        <w:rPr>
          <w:rFonts w:ascii="Times New Roman" w:hAnsi="Times New Roman" w:cs="Times New Roman"/>
          <w:sz w:val="26"/>
          <w:szCs w:val="26"/>
        </w:rPr>
        <w:fldChar w:fldCharType="begin"/>
      </w:r>
      <w:r w:rsidRPr="00B5004C">
        <w:rPr>
          <w:rFonts w:ascii="Times New Roman" w:hAnsi="Times New Roman" w:cs="Times New Roman"/>
          <w:sz w:val="26"/>
          <w:szCs w:val="26"/>
        </w:rPr>
        <w:instrText xml:space="preserve"> HYPERLINK "https://ad.doubleclick.net/ddm/trackclk/N519001.4029011ADBRO/B30958402.382082881;dc_trk_aid=572877086;dc_trk_cid=205932435;dc_lat=;dc_rdid=;tag_for_child_directed_treatment=;tfua=;ltd=;dc_tdv=1" \t "_blank" </w:instrText>
      </w:r>
      <w:r w:rsidRPr="00B5004C">
        <w:rPr>
          <w:rFonts w:ascii="Times New Roman" w:hAnsi="Times New Roman" w:cs="Times New Roman"/>
          <w:sz w:val="26"/>
          <w:szCs w:val="26"/>
        </w:rPr>
        <w:fldChar w:fldCharType="separate"/>
      </w:r>
    </w:p>
    <w:p w14:paraId="7EE82CC3" w14:textId="77777777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sz w:val="26"/>
          <w:szCs w:val="26"/>
        </w:rPr>
        <w:fldChar w:fldCharType="end"/>
      </w:r>
    </w:p>
    <w:p w14:paraId="2C0A2D40" w14:textId="77777777" w:rsidR="00BE2B69" w:rsidRPr="00B5004C" w:rsidRDefault="00BE2B69" w:rsidP="00BE2B69">
      <w:pPr>
        <w:pStyle w:val="adbro-feedbackitem"/>
        <w:numPr>
          <w:ilvl w:val="0"/>
          <w:numId w:val="3"/>
        </w:numPr>
        <w:shd w:val="clear" w:color="auto" w:fill="FFFFFF"/>
        <w:rPr>
          <w:sz w:val="26"/>
          <w:szCs w:val="26"/>
        </w:rPr>
      </w:pPr>
    </w:p>
    <w:p w14:paraId="1D76C632" w14:textId="77777777" w:rsidR="00BE2B69" w:rsidRPr="00B5004C" w:rsidRDefault="00BE2B69" w:rsidP="00BE2B69">
      <w:pPr>
        <w:pStyle w:val="adbro-feedbackitem"/>
        <w:numPr>
          <w:ilvl w:val="0"/>
          <w:numId w:val="3"/>
        </w:numPr>
        <w:shd w:val="clear" w:color="auto" w:fill="FFFFFF"/>
        <w:rPr>
          <w:sz w:val="26"/>
          <w:szCs w:val="26"/>
        </w:rPr>
      </w:pPr>
    </w:p>
    <w:p w14:paraId="709E2CC0" w14:textId="77777777" w:rsidR="00BE2B69" w:rsidRPr="00B5004C" w:rsidRDefault="00BE2B69" w:rsidP="00BE2B69">
      <w:pPr>
        <w:pStyle w:val="adbro-feedbackitem"/>
        <w:numPr>
          <w:ilvl w:val="0"/>
          <w:numId w:val="3"/>
        </w:numPr>
        <w:shd w:val="clear" w:color="auto" w:fill="FFFFFF"/>
        <w:rPr>
          <w:sz w:val="26"/>
          <w:szCs w:val="26"/>
        </w:rPr>
      </w:pPr>
    </w:p>
    <w:p w14:paraId="7F27B19D" w14:textId="77777777" w:rsidR="00BE2B69" w:rsidRPr="00B5004C" w:rsidRDefault="00BE2B69" w:rsidP="00BE2B69">
      <w:pPr>
        <w:pStyle w:val="adbro-feedbackitem"/>
        <w:numPr>
          <w:ilvl w:val="0"/>
          <w:numId w:val="3"/>
        </w:numPr>
        <w:shd w:val="clear" w:color="auto" w:fill="FFFFFF"/>
        <w:rPr>
          <w:sz w:val="26"/>
          <w:szCs w:val="26"/>
        </w:rPr>
      </w:pPr>
    </w:p>
    <w:p w14:paraId="30D5DB95" w14:textId="77777777" w:rsidR="00BE2B69" w:rsidRPr="00B5004C" w:rsidRDefault="00BE2B69" w:rsidP="00BE2B69">
      <w:pPr>
        <w:shd w:val="clear" w:color="auto" w:fill="F0F0F0"/>
        <w:spacing w:line="300" w:lineRule="atLeast"/>
        <w:jc w:val="center"/>
        <w:rPr>
          <w:rFonts w:ascii="Times New Roman" w:hAnsi="Times New Roman" w:cs="Times New Roman"/>
          <w:i/>
          <w:iCs/>
          <w:color w:val="363636"/>
          <w:sz w:val="26"/>
          <w:szCs w:val="26"/>
        </w:rPr>
      </w:pP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lastRenderedPageBreak/>
        <w:t>Đình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Trọng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vừa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trở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lại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thi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đấu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ở V-League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có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thể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được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gọi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lên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đội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tuyển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quốc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gia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.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Ảnh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: VPF</w:t>
      </w:r>
    </w:p>
    <w:p w14:paraId="1755AD3C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chính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cao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tuyển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Việt</w:t>
      </w:r>
      <w:proofErr w:type="spellEnd"/>
      <w:r w:rsidRPr="00B5004C">
        <w:rPr>
          <w:color w:val="000000"/>
          <w:sz w:val="26"/>
          <w:szCs w:val="26"/>
        </w:rPr>
        <w:t xml:space="preserve"> Nam </w:t>
      </w:r>
      <w:proofErr w:type="spellStart"/>
      <w:r w:rsidRPr="00B5004C">
        <w:rPr>
          <w:color w:val="000000"/>
          <w:sz w:val="26"/>
          <w:szCs w:val="26"/>
        </w:rPr>
        <w:t>thời</w:t>
      </w:r>
      <w:proofErr w:type="spellEnd"/>
      <w:r w:rsidRPr="00B5004C">
        <w:rPr>
          <w:color w:val="000000"/>
          <w:sz w:val="26"/>
          <w:szCs w:val="26"/>
        </w:rPr>
        <w:t xml:space="preserve"> HLV Park Hang </w:t>
      </w:r>
      <w:proofErr w:type="spellStart"/>
      <w:r w:rsidRPr="00B5004C">
        <w:rPr>
          <w:color w:val="000000"/>
          <w:sz w:val="26"/>
          <w:szCs w:val="26"/>
        </w:rPr>
        <w:t>Seo</w:t>
      </w:r>
      <w:proofErr w:type="spellEnd"/>
      <w:r w:rsidRPr="00B5004C">
        <w:rPr>
          <w:color w:val="000000"/>
          <w:sz w:val="26"/>
          <w:szCs w:val="26"/>
        </w:rPr>
        <w:t>. </w:t>
      </w:r>
    </w:p>
    <w:p w14:paraId="4CE3A2EC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Cùng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Ngọc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Hải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sinh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1997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chắc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chắn</w:t>
      </w:r>
      <w:proofErr w:type="spellEnd"/>
      <w:r w:rsidRPr="00B5004C">
        <w:rPr>
          <w:color w:val="000000"/>
          <w:sz w:val="26"/>
          <w:szCs w:val="26"/>
        </w:rPr>
        <w:t xml:space="preserve"> ở </w:t>
      </w:r>
      <w:proofErr w:type="spellStart"/>
      <w:r w:rsidRPr="00B5004C">
        <w:rPr>
          <w:color w:val="000000"/>
          <w:sz w:val="26"/>
          <w:szCs w:val="26"/>
        </w:rPr>
        <w:t>hàng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còn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khoác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áo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Sài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Gòn</w:t>
      </w:r>
      <w:proofErr w:type="spellEnd"/>
      <w:r w:rsidRPr="00B5004C">
        <w:rPr>
          <w:color w:val="000000"/>
          <w:sz w:val="26"/>
          <w:szCs w:val="26"/>
        </w:rPr>
        <w:t xml:space="preserve"> FC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"</w:t>
      </w:r>
      <w:proofErr w:type="spellStart"/>
      <w:r w:rsidRPr="00B5004C">
        <w:rPr>
          <w:color w:val="000000"/>
          <w:sz w:val="26"/>
          <w:szCs w:val="26"/>
        </w:rPr>
        <w:t>chuyên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săn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Tây</w:t>
      </w:r>
      <w:proofErr w:type="spellEnd"/>
      <w:r w:rsidRPr="00B5004C">
        <w:rPr>
          <w:color w:val="000000"/>
          <w:sz w:val="26"/>
          <w:szCs w:val="26"/>
        </w:rPr>
        <w:t>". </w:t>
      </w:r>
    </w:p>
    <w:p w14:paraId="53EE268D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Trước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Nội</w:t>
      </w:r>
      <w:proofErr w:type="spellEnd"/>
      <w:r w:rsidRPr="00B5004C">
        <w:rPr>
          <w:color w:val="000000"/>
          <w:sz w:val="26"/>
          <w:szCs w:val="26"/>
        </w:rPr>
        <w:t xml:space="preserve"> FC,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nổi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bật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đọc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phán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đoán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tượng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7249E1DC" w14:textId="5F0B367A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234D9E"/>
          <w:sz w:val="26"/>
          <w:szCs w:val="26"/>
        </w:rPr>
        <mc:AlternateContent>
          <mc:Choice Requires="wps">
            <w:drawing>
              <wp:inline distT="0" distB="0" distL="0" distR="0" wp14:anchorId="2BD58A83" wp14:editId="5656E7E6">
                <wp:extent cx="9525000" cy="5772150"/>
                <wp:effectExtent l="0" t="0" r="0" b="0"/>
                <wp:docPr id="10" name="Rectangle 10" descr="Đình Trọng cạnh tranh suất chính thức đến Asian Cup  - Ảnh 2.">
                  <a:hlinkClick xmlns:a="http://schemas.openxmlformats.org/drawingml/2006/main" r:id="rId26" tooltip="&quot;Đình Trọng khiến Lucao phía Hải Phòng im tiếng ở trận thắng vòng 8 của Bình Định tại Lạch Tray. Ảnh: VP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00" cy="577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149FA" id="Rectangle 10" o:spid="_x0000_s1026" alt="Đình Trọng cạnh tranh suất chính thức đến Asian Cup  - Ảnh 2." href="https://thethaovanhoa.mediacdn.vn/372676912336973824/2023/12/30/vleague-23-dinh-trong-vpfhaiphong-1703906073107624003282.jpeg" title="&quot;Đình Trọng khiến Lucao phía Hải Phòng im tiếng ở trận thắng vòng 8 của Bình Định tại Lạch Tray. Ảnh: VPF&quot;" style="width:750pt;height:45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76AB1AE" w14:textId="77777777" w:rsidR="00BE2B69" w:rsidRPr="00B5004C" w:rsidRDefault="00BE2B69" w:rsidP="00BE2B69">
      <w:pPr>
        <w:shd w:val="clear" w:color="auto" w:fill="F0F0F0"/>
        <w:spacing w:line="300" w:lineRule="atLeast"/>
        <w:jc w:val="center"/>
        <w:rPr>
          <w:rFonts w:ascii="Times New Roman" w:hAnsi="Times New Roman" w:cs="Times New Roman"/>
          <w:i/>
          <w:iCs/>
          <w:color w:val="363636"/>
          <w:sz w:val="26"/>
          <w:szCs w:val="26"/>
        </w:rPr>
      </w:pP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lastRenderedPageBreak/>
        <w:t>Đình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Trọng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khiến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Lucao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phía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Hải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Phòng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im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tiếng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ở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trận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thắng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vòng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8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của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Bình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Định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tại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Lạch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 xml:space="preserve"> Tray. </w:t>
      </w:r>
      <w:proofErr w:type="spellStart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Ảnh</w:t>
      </w:r>
      <w:proofErr w:type="spellEnd"/>
      <w:r w:rsidRPr="00B5004C">
        <w:rPr>
          <w:rFonts w:ascii="Times New Roman" w:hAnsi="Times New Roman" w:cs="Times New Roman"/>
          <w:i/>
          <w:iCs/>
          <w:color w:val="363636"/>
          <w:sz w:val="26"/>
          <w:szCs w:val="26"/>
        </w:rPr>
        <w:t>: VPF</w:t>
      </w:r>
    </w:p>
    <w:p w14:paraId="732F2451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chính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dù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cao</w:t>
      </w:r>
      <w:proofErr w:type="spellEnd"/>
      <w:r w:rsidRPr="00B5004C">
        <w:rPr>
          <w:color w:val="000000"/>
          <w:sz w:val="26"/>
          <w:szCs w:val="26"/>
        </w:rPr>
        <w:t xml:space="preserve"> 1m74 </w:t>
      </w:r>
      <w:proofErr w:type="spellStart"/>
      <w:r w:rsidRPr="00B5004C">
        <w:rPr>
          <w:color w:val="000000"/>
          <w:sz w:val="26"/>
          <w:szCs w:val="26"/>
        </w:rPr>
        <w:t>nhưng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vẫn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các</w:t>
      </w:r>
      <w:proofErr w:type="spellEnd"/>
      <w:r w:rsidRPr="00B5004C">
        <w:rPr>
          <w:color w:val="000000"/>
          <w:sz w:val="26"/>
          <w:szCs w:val="26"/>
        </w:rPr>
        <w:t xml:space="preserve"> HLV, </w:t>
      </w:r>
      <w:proofErr w:type="spellStart"/>
      <w:r w:rsidRPr="00B5004C">
        <w:rPr>
          <w:color w:val="000000"/>
          <w:sz w:val="26"/>
          <w:szCs w:val="26"/>
        </w:rPr>
        <w:t>từ</w:t>
      </w:r>
      <w:proofErr w:type="spellEnd"/>
      <w:r w:rsidRPr="00B5004C">
        <w:rPr>
          <w:color w:val="000000"/>
          <w:sz w:val="26"/>
          <w:szCs w:val="26"/>
        </w:rPr>
        <w:t xml:space="preserve"> CLB </w:t>
      </w:r>
      <w:proofErr w:type="spellStart"/>
      <w:r w:rsidRPr="00B5004C">
        <w:rPr>
          <w:color w:val="000000"/>
          <w:sz w:val="26"/>
          <w:szCs w:val="26"/>
        </w:rPr>
        <w:t>đến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tuyển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Việt</w:t>
      </w:r>
      <w:proofErr w:type="spellEnd"/>
      <w:r w:rsidRPr="00B5004C">
        <w:rPr>
          <w:color w:val="000000"/>
          <w:sz w:val="26"/>
          <w:szCs w:val="26"/>
        </w:rPr>
        <w:t xml:space="preserve"> Nam. </w:t>
      </w:r>
      <w:proofErr w:type="spellStart"/>
      <w:r w:rsidRPr="00B5004C">
        <w:rPr>
          <w:color w:val="000000"/>
          <w:sz w:val="26"/>
          <w:szCs w:val="26"/>
        </w:rPr>
        <w:t>Tư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kèm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người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giúp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26 </w:t>
      </w:r>
      <w:proofErr w:type="spellStart"/>
      <w:r w:rsidRPr="00B5004C">
        <w:rPr>
          <w:color w:val="000000"/>
          <w:sz w:val="26"/>
          <w:szCs w:val="26"/>
        </w:rPr>
        <w:t>tuổi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vượt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đồng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nghiệp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tượng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hơn</w:t>
      </w:r>
      <w:proofErr w:type="spellEnd"/>
      <w:r w:rsidRPr="00B5004C">
        <w:rPr>
          <w:color w:val="000000"/>
          <w:sz w:val="26"/>
          <w:szCs w:val="26"/>
        </w:rPr>
        <w:t xml:space="preserve"> ở </w:t>
      </w:r>
      <w:proofErr w:type="spellStart"/>
      <w:r w:rsidRPr="00B5004C">
        <w:rPr>
          <w:color w:val="000000"/>
          <w:sz w:val="26"/>
          <w:szCs w:val="26"/>
        </w:rPr>
        <w:t>cùng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vị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trí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72913BE5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Trung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sinh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1997 </w:t>
      </w:r>
      <w:proofErr w:type="spellStart"/>
      <w:r w:rsidRPr="00B5004C">
        <w:rPr>
          <w:color w:val="000000"/>
          <w:sz w:val="26"/>
          <w:szCs w:val="26"/>
        </w:rPr>
        <w:t>nổi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cùng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Đức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Chinh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Hoàng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Đức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Tiến</w:t>
      </w:r>
      <w:proofErr w:type="spellEnd"/>
      <w:r w:rsidRPr="00B5004C">
        <w:rPr>
          <w:color w:val="000000"/>
          <w:sz w:val="26"/>
          <w:szCs w:val="26"/>
        </w:rPr>
        <w:t xml:space="preserve"> Linh.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thuộc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lứa</w:t>
      </w:r>
      <w:proofErr w:type="spellEnd"/>
      <w:r w:rsidRPr="00B5004C">
        <w:rPr>
          <w:color w:val="000000"/>
          <w:sz w:val="26"/>
          <w:szCs w:val="26"/>
        </w:rPr>
        <w:t xml:space="preserve"> U20 </w:t>
      </w:r>
      <w:proofErr w:type="spellStart"/>
      <w:r w:rsidRPr="00B5004C">
        <w:rPr>
          <w:color w:val="000000"/>
          <w:sz w:val="26"/>
          <w:szCs w:val="26"/>
        </w:rPr>
        <w:t>dự</w:t>
      </w:r>
      <w:proofErr w:type="spellEnd"/>
      <w:r w:rsidRPr="00B5004C">
        <w:rPr>
          <w:color w:val="000000"/>
          <w:sz w:val="26"/>
          <w:szCs w:val="26"/>
        </w:rPr>
        <w:t xml:space="preserve"> FIFA U20 World Cup 2017, </w:t>
      </w:r>
      <w:proofErr w:type="spellStart"/>
      <w:r w:rsidRPr="00B5004C">
        <w:rPr>
          <w:color w:val="000000"/>
          <w:sz w:val="26"/>
          <w:szCs w:val="26"/>
        </w:rPr>
        <w:t>giúp</w:t>
      </w:r>
      <w:proofErr w:type="spellEnd"/>
      <w:r w:rsidRPr="00B5004C">
        <w:rPr>
          <w:color w:val="000000"/>
          <w:sz w:val="26"/>
          <w:szCs w:val="26"/>
        </w:rPr>
        <w:t xml:space="preserve"> U23 </w:t>
      </w:r>
      <w:proofErr w:type="spellStart"/>
      <w:r w:rsidRPr="00B5004C">
        <w:rPr>
          <w:color w:val="000000"/>
          <w:sz w:val="26"/>
          <w:szCs w:val="26"/>
        </w:rPr>
        <w:t>Việt</w:t>
      </w:r>
      <w:proofErr w:type="spellEnd"/>
      <w:r w:rsidRPr="00B5004C">
        <w:rPr>
          <w:color w:val="000000"/>
          <w:sz w:val="26"/>
          <w:szCs w:val="26"/>
        </w:rPr>
        <w:t xml:space="preserve"> Nam </w:t>
      </w:r>
      <w:proofErr w:type="spellStart"/>
      <w:r w:rsidRPr="00B5004C">
        <w:rPr>
          <w:color w:val="000000"/>
          <w:sz w:val="26"/>
          <w:szCs w:val="26"/>
        </w:rPr>
        <w:t>giành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ngôi</w:t>
      </w:r>
      <w:proofErr w:type="spellEnd"/>
      <w:r w:rsidRPr="00B5004C">
        <w:rPr>
          <w:color w:val="000000"/>
          <w:sz w:val="26"/>
          <w:szCs w:val="26"/>
        </w:rPr>
        <w:t xml:space="preserve"> á </w:t>
      </w:r>
      <w:proofErr w:type="spellStart"/>
      <w:r w:rsidRPr="00B5004C">
        <w:rPr>
          <w:color w:val="000000"/>
          <w:sz w:val="26"/>
          <w:szCs w:val="26"/>
        </w:rPr>
        <w:t>quân</w:t>
      </w:r>
      <w:proofErr w:type="spellEnd"/>
      <w:r w:rsidRPr="00B5004C">
        <w:rPr>
          <w:color w:val="000000"/>
          <w:sz w:val="26"/>
          <w:szCs w:val="26"/>
        </w:rPr>
        <w:t xml:space="preserve"> U23 </w:t>
      </w:r>
      <w:proofErr w:type="spellStart"/>
      <w:r w:rsidRPr="00B5004C">
        <w:rPr>
          <w:color w:val="000000"/>
          <w:sz w:val="26"/>
          <w:szCs w:val="26"/>
        </w:rPr>
        <w:t>châu</w:t>
      </w:r>
      <w:proofErr w:type="spellEnd"/>
      <w:r w:rsidRPr="00B5004C">
        <w:rPr>
          <w:color w:val="000000"/>
          <w:sz w:val="26"/>
          <w:szCs w:val="26"/>
        </w:rPr>
        <w:t xml:space="preserve"> Á 2018, </w:t>
      </w:r>
      <w:proofErr w:type="spellStart"/>
      <w:r w:rsidRPr="00B5004C">
        <w:rPr>
          <w:color w:val="000000"/>
          <w:sz w:val="26"/>
          <w:szCs w:val="26"/>
        </w:rPr>
        <w:t>hạng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tư</w:t>
      </w:r>
      <w:proofErr w:type="spellEnd"/>
      <w:r w:rsidRPr="00B5004C">
        <w:rPr>
          <w:color w:val="000000"/>
          <w:sz w:val="26"/>
          <w:szCs w:val="26"/>
        </w:rPr>
        <w:t xml:space="preserve"> Asiad 2018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tuyển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Việt</w:t>
      </w:r>
      <w:proofErr w:type="spellEnd"/>
      <w:r w:rsidRPr="00B5004C">
        <w:rPr>
          <w:color w:val="000000"/>
          <w:sz w:val="26"/>
          <w:szCs w:val="26"/>
        </w:rPr>
        <w:t xml:space="preserve"> Nam </w:t>
      </w:r>
      <w:proofErr w:type="spellStart"/>
      <w:r w:rsidRPr="00B5004C">
        <w:rPr>
          <w:color w:val="000000"/>
          <w:sz w:val="26"/>
          <w:szCs w:val="26"/>
        </w:rPr>
        <w:t>vô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địch</w:t>
      </w:r>
      <w:proofErr w:type="spellEnd"/>
      <w:r w:rsidRPr="00B5004C">
        <w:rPr>
          <w:color w:val="000000"/>
          <w:sz w:val="26"/>
          <w:szCs w:val="26"/>
        </w:rPr>
        <w:t xml:space="preserve"> AFF Cup 2018. </w:t>
      </w:r>
    </w:p>
    <w:p w14:paraId="48B3C5CA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Từ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hay </w:t>
      </w:r>
      <w:proofErr w:type="spellStart"/>
      <w:r w:rsidRPr="00B5004C">
        <w:rPr>
          <w:color w:val="000000"/>
          <w:sz w:val="26"/>
          <w:szCs w:val="26"/>
        </w:rPr>
        <w:t>bậc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ông</w:t>
      </w:r>
      <w:proofErr w:type="spellEnd"/>
      <w:r w:rsidRPr="00B5004C">
        <w:rPr>
          <w:color w:val="000000"/>
          <w:sz w:val="26"/>
          <w:szCs w:val="26"/>
        </w:rPr>
        <w:t xml:space="preserve"> Park,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gặp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đề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từ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giữa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2019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đứt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dây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chằng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chéo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trái</w:t>
      </w:r>
      <w:proofErr w:type="spellEnd"/>
      <w:r w:rsidRPr="00B5004C">
        <w:rPr>
          <w:color w:val="000000"/>
          <w:sz w:val="26"/>
          <w:szCs w:val="26"/>
        </w:rPr>
        <w:t xml:space="preserve"> ở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Nội</w:t>
      </w:r>
      <w:proofErr w:type="spellEnd"/>
      <w:r w:rsidRPr="00B5004C">
        <w:rPr>
          <w:color w:val="000000"/>
          <w:sz w:val="26"/>
          <w:szCs w:val="26"/>
        </w:rPr>
        <w:t xml:space="preserve"> FC </w:t>
      </w:r>
      <w:proofErr w:type="spellStart"/>
      <w:r w:rsidRPr="00B5004C">
        <w:rPr>
          <w:color w:val="000000"/>
          <w:sz w:val="26"/>
          <w:szCs w:val="26"/>
        </w:rPr>
        <w:t>gặp</w:t>
      </w:r>
      <w:proofErr w:type="spellEnd"/>
      <w:r w:rsidRPr="00B5004C">
        <w:rPr>
          <w:color w:val="000000"/>
          <w:sz w:val="26"/>
          <w:szCs w:val="26"/>
        </w:rPr>
        <w:t xml:space="preserve"> HAGL </w:t>
      </w:r>
      <w:proofErr w:type="spellStart"/>
      <w:r w:rsidRPr="00B5004C">
        <w:rPr>
          <w:color w:val="000000"/>
          <w:sz w:val="26"/>
          <w:szCs w:val="26"/>
        </w:rPr>
        <w:t>tại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Pleiku</w:t>
      </w:r>
      <w:proofErr w:type="spellEnd"/>
      <w:r w:rsidRPr="00B5004C">
        <w:rPr>
          <w:color w:val="000000"/>
          <w:sz w:val="26"/>
          <w:szCs w:val="26"/>
        </w:rPr>
        <w:t>. </w:t>
      </w:r>
    </w:p>
    <w:p w14:paraId="33B7AB21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sang Singapore </w:t>
      </w:r>
      <w:proofErr w:type="spellStart"/>
      <w:r w:rsidRPr="00B5004C">
        <w:rPr>
          <w:color w:val="000000"/>
          <w:sz w:val="26"/>
          <w:szCs w:val="26"/>
        </w:rPr>
        <w:t>phẫu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thuật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nhưng</w:t>
      </w:r>
      <w:proofErr w:type="spellEnd"/>
      <w:r w:rsidRPr="00B5004C">
        <w:rPr>
          <w:color w:val="000000"/>
          <w:sz w:val="26"/>
          <w:szCs w:val="26"/>
        </w:rPr>
        <w:t xml:space="preserve"> do </w:t>
      </w:r>
      <w:proofErr w:type="spellStart"/>
      <w:r w:rsidRPr="00B5004C">
        <w:rPr>
          <w:color w:val="000000"/>
          <w:sz w:val="26"/>
          <w:szCs w:val="26"/>
        </w:rPr>
        <w:t>nôn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phát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thương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Tháng</w:t>
      </w:r>
      <w:proofErr w:type="spellEnd"/>
      <w:r w:rsidRPr="00B5004C">
        <w:rPr>
          <w:color w:val="000000"/>
          <w:sz w:val="26"/>
          <w:szCs w:val="26"/>
        </w:rPr>
        <w:t xml:space="preserve"> 8/2020,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còn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phẫu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thuật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rách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chêm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gối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282CD52D" w14:textId="77777777" w:rsidR="00BE2B69" w:rsidRPr="00B5004C" w:rsidRDefault="00BE2B69" w:rsidP="00BE2B69">
      <w:pPr>
        <w:shd w:val="clear" w:color="auto" w:fill="FFFFFF"/>
        <w:spacing w:line="360" w:lineRule="atLeast"/>
        <w:jc w:val="center"/>
        <w:rPr>
          <w:rStyle w:val="Hyperlink"/>
          <w:rFonts w:ascii="Times New Roman" w:hAnsi="Times New Roman" w:cs="Times New Roman"/>
          <w:color w:val="234D9E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begin"/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instrText xml:space="preserve"> HYPERLINK "javascript:void(0);" \t "_blank" </w:instrText>
      </w: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separate"/>
      </w:r>
    </w:p>
    <w:p w14:paraId="5AFADE10" w14:textId="77777777" w:rsidR="00BE2B69" w:rsidRPr="00B5004C" w:rsidRDefault="00BE2B69" w:rsidP="00BE2B69">
      <w:pPr>
        <w:shd w:val="clear" w:color="auto" w:fill="FFFFFF"/>
        <w:spacing w:line="360" w:lineRule="atLeast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B5004C">
        <w:rPr>
          <w:rFonts w:ascii="Times New Roman" w:hAnsi="Times New Roman" w:cs="Times New Roman"/>
          <w:color w:val="000000"/>
          <w:sz w:val="26"/>
          <w:szCs w:val="26"/>
        </w:rPr>
        <w:fldChar w:fldCharType="end"/>
      </w:r>
    </w:p>
    <w:p w14:paraId="6525E6EC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Cựu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Nội</w:t>
      </w:r>
      <w:proofErr w:type="spellEnd"/>
      <w:r w:rsidRPr="00B5004C">
        <w:rPr>
          <w:color w:val="000000"/>
          <w:sz w:val="26"/>
          <w:szCs w:val="26"/>
        </w:rPr>
        <w:t xml:space="preserve"> FC </w:t>
      </w:r>
      <w:proofErr w:type="spellStart"/>
      <w:r w:rsidRPr="00B5004C">
        <w:rPr>
          <w:color w:val="000000"/>
          <w:sz w:val="26"/>
          <w:szCs w:val="26"/>
        </w:rPr>
        <w:t>sau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liên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tục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đối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diện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thương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Từ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2019 </w:t>
      </w:r>
      <w:proofErr w:type="spellStart"/>
      <w:r w:rsidRPr="00B5004C">
        <w:rPr>
          <w:color w:val="000000"/>
          <w:sz w:val="26"/>
          <w:szCs w:val="26"/>
        </w:rPr>
        <w:t>đến</w:t>
      </w:r>
      <w:proofErr w:type="spellEnd"/>
      <w:r w:rsidRPr="00B5004C">
        <w:rPr>
          <w:color w:val="000000"/>
          <w:sz w:val="26"/>
          <w:szCs w:val="26"/>
        </w:rPr>
        <w:t xml:space="preserve"> 2021,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hạn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chế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Nội</w:t>
      </w:r>
      <w:proofErr w:type="spellEnd"/>
      <w:r w:rsidRPr="00B5004C">
        <w:rPr>
          <w:color w:val="000000"/>
          <w:sz w:val="26"/>
          <w:szCs w:val="26"/>
        </w:rPr>
        <w:t xml:space="preserve"> FC </w:t>
      </w:r>
      <w:proofErr w:type="spellStart"/>
      <w:r w:rsidRPr="00B5004C">
        <w:rPr>
          <w:color w:val="000000"/>
          <w:sz w:val="26"/>
          <w:szCs w:val="26"/>
        </w:rPr>
        <w:t>quyết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này</w:t>
      </w:r>
      <w:proofErr w:type="spellEnd"/>
      <w:r w:rsidRPr="00B5004C">
        <w:rPr>
          <w:color w:val="000000"/>
          <w:sz w:val="26"/>
          <w:szCs w:val="26"/>
        </w:rPr>
        <w:t xml:space="preserve"> ra </w:t>
      </w:r>
      <w:proofErr w:type="spellStart"/>
      <w:r w:rsidRPr="00B5004C">
        <w:rPr>
          <w:color w:val="000000"/>
          <w:sz w:val="26"/>
          <w:szCs w:val="26"/>
        </w:rPr>
        <w:t>đi</w:t>
      </w:r>
      <w:proofErr w:type="spellEnd"/>
      <w:r w:rsidRPr="00B5004C">
        <w:rPr>
          <w:color w:val="000000"/>
          <w:sz w:val="26"/>
          <w:szCs w:val="26"/>
        </w:rPr>
        <w:t>. </w:t>
      </w:r>
    </w:p>
    <w:p w14:paraId="7A18E723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2022,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nhập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HLV Park Hang </w:t>
      </w:r>
      <w:proofErr w:type="spellStart"/>
      <w:r w:rsidRPr="00B5004C">
        <w:rPr>
          <w:color w:val="000000"/>
          <w:sz w:val="26"/>
          <w:szCs w:val="26"/>
        </w:rPr>
        <w:t>Seo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tục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dụng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nhưng</w:t>
      </w:r>
      <w:proofErr w:type="spellEnd"/>
      <w:r w:rsidRPr="00B5004C">
        <w:rPr>
          <w:color w:val="000000"/>
          <w:sz w:val="26"/>
          <w:szCs w:val="26"/>
        </w:rPr>
        <w:t xml:space="preserve"> so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Ngọc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Hải</w:t>
      </w:r>
      <w:proofErr w:type="spellEnd"/>
      <w:r w:rsidRPr="00B5004C">
        <w:rPr>
          <w:color w:val="000000"/>
          <w:sz w:val="26"/>
          <w:szCs w:val="26"/>
        </w:rPr>
        <w:t xml:space="preserve">, Thanh </w:t>
      </w:r>
      <w:proofErr w:type="spellStart"/>
      <w:r w:rsidRPr="00B5004C">
        <w:rPr>
          <w:color w:val="000000"/>
          <w:sz w:val="26"/>
          <w:szCs w:val="26"/>
        </w:rPr>
        <w:t>Bình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Duy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Mạnh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Thành</w:t>
      </w:r>
      <w:proofErr w:type="spellEnd"/>
      <w:r w:rsidRPr="00B5004C">
        <w:rPr>
          <w:color w:val="000000"/>
          <w:sz w:val="26"/>
          <w:szCs w:val="26"/>
        </w:rPr>
        <w:t xml:space="preserve"> Chung hay </w:t>
      </w:r>
      <w:proofErr w:type="spellStart"/>
      <w:r w:rsidRPr="00B5004C">
        <w:rPr>
          <w:color w:val="000000"/>
          <w:sz w:val="26"/>
          <w:szCs w:val="26"/>
        </w:rPr>
        <w:t>Tiến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Dũng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còn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ra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nhiều</w:t>
      </w:r>
      <w:proofErr w:type="spellEnd"/>
      <w:r w:rsidRPr="00B5004C">
        <w:rPr>
          <w:color w:val="000000"/>
          <w:sz w:val="26"/>
          <w:szCs w:val="26"/>
        </w:rPr>
        <w:t>. </w:t>
      </w:r>
    </w:p>
    <w:p w14:paraId="28683023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2023,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thương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hết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mùa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giải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Bình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dụng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26 </w:t>
      </w:r>
      <w:proofErr w:type="spellStart"/>
      <w:r w:rsidRPr="00B5004C">
        <w:rPr>
          <w:color w:val="000000"/>
          <w:sz w:val="26"/>
          <w:szCs w:val="26"/>
        </w:rPr>
        <w:t>tuổi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nào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nay,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4 </w:t>
      </w:r>
      <w:proofErr w:type="spellStart"/>
      <w:r w:rsidRPr="00B5004C">
        <w:rPr>
          <w:color w:val="000000"/>
          <w:sz w:val="26"/>
          <w:szCs w:val="26"/>
        </w:rPr>
        <w:t>trận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CLB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thành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tích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hiện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Võ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TOP 3.</w:t>
      </w:r>
    </w:p>
    <w:p w14:paraId="400B8376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Khép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2023, </w:t>
      </w:r>
      <w:proofErr w:type="spellStart"/>
      <w:r w:rsidRPr="00B5004C">
        <w:rPr>
          <w:color w:val="000000"/>
          <w:sz w:val="26"/>
          <w:szCs w:val="26"/>
        </w:rPr>
        <w:t>Bình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16 </w:t>
      </w:r>
      <w:proofErr w:type="spellStart"/>
      <w:r w:rsidRPr="00B5004C">
        <w:rPr>
          <w:color w:val="000000"/>
          <w:sz w:val="26"/>
          <w:szCs w:val="26"/>
        </w:rPr>
        <w:t>điểm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chỉ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sau</w:t>
      </w:r>
      <w:proofErr w:type="spellEnd"/>
      <w:r w:rsidRPr="00B5004C">
        <w:rPr>
          <w:color w:val="000000"/>
          <w:sz w:val="26"/>
          <w:szCs w:val="26"/>
        </w:rPr>
        <w:t xml:space="preserve"> Nam </w:t>
      </w:r>
      <w:proofErr w:type="spellStart"/>
      <w:r w:rsidRPr="00B5004C">
        <w:rPr>
          <w:color w:val="000000"/>
          <w:sz w:val="26"/>
          <w:szCs w:val="26"/>
        </w:rPr>
        <w:t>Định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với</w:t>
      </w:r>
      <w:proofErr w:type="spellEnd"/>
      <w:r w:rsidRPr="00B5004C">
        <w:rPr>
          <w:color w:val="000000"/>
          <w:sz w:val="26"/>
          <w:szCs w:val="26"/>
        </w:rPr>
        <w:t xml:space="preserve"> 3 </w:t>
      </w:r>
      <w:proofErr w:type="spellStart"/>
      <w:r w:rsidRPr="00B5004C">
        <w:rPr>
          <w:color w:val="000000"/>
          <w:sz w:val="26"/>
          <w:szCs w:val="26"/>
        </w:rPr>
        <w:t>điểm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ít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hơn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Nhơn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đang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sự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tượng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dù</w:t>
      </w:r>
      <w:proofErr w:type="spellEnd"/>
      <w:r w:rsidRPr="00B5004C">
        <w:rPr>
          <w:color w:val="000000"/>
          <w:sz w:val="26"/>
          <w:szCs w:val="26"/>
        </w:rPr>
        <w:t xml:space="preserve"> CLB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trì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mục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tiêu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cao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năm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trước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14BF0A0E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Trước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các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hậu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Ngọc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Bảo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Thanh </w:t>
      </w:r>
      <w:proofErr w:type="spellStart"/>
      <w:r w:rsidRPr="00B5004C">
        <w:rPr>
          <w:color w:val="000000"/>
          <w:sz w:val="26"/>
          <w:szCs w:val="26"/>
        </w:rPr>
        <w:t>Thịnh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gọi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tập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tuyển</w:t>
      </w:r>
      <w:proofErr w:type="spellEnd"/>
      <w:r w:rsidRPr="00B5004C">
        <w:rPr>
          <w:color w:val="000000"/>
          <w:sz w:val="26"/>
          <w:szCs w:val="26"/>
        </w:rPr>
        <w:t xml:space="preserve">. HLV </w:t>
      </w:r>
      <w:proofErr w:type="spellStart"/>
      <w:r w:rsidRPr="00B5004C">
        <w:rPr>
          <w:color w:val="000000"/>
          <w:sz w:val="26"/>
          <w:szCs w:val="26"/>
        </w:rPr>
        <w:t>Troussier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sự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phục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vụ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cân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nhắc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sử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dụng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này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7FF179CC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lastRenderedPageBreak/>
        <w:t>Việc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gọi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bỏ</w:t>
      </w:r>
      <w:proofErr w:type="spellEnd"/>
      <w:r w:rsidRPr="00B5004C">
        <w:rPr>
          <w:color w:val="000000"/>
          <w:sz w:val="26"/>
          <w:szCs w:val="26"/>
        </w:rPr>
        <w:t xml:space="preserve"> qua </w:t>
      </w: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cựu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Bùi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Tiến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thấy</w:t>
      </w:r>
      <w:proofErr w:type="spellEnd"/>
      <w:r w:rsidRPr="00B5004C">
        <w:rPr>
          <w:color w:val="000000"/>
          <w:sz w:val="26"/>
          <w:szCs w:val="26"/>
        </w:rPr>
        <w:t xml:space="preserve"> HLV </w:t>
      </w:r>
      <w:proofErr w:type="spellStart"/>
      <w:r w:rsidRPr="00B5004C">
        <w:rPr>
          <w:color w:val="000000"/>
          <w:sz w:val="26"/>
          <w:szCs w:val="26"/>
        </w:rPr>
        <w:t>Troussier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cao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MerryLand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Nhơn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Định</w:t>
      </w:r>
      <w:proofErr w:type="spellEnd"/>
      <w:r w:rsidRPr="00B5004C">
        <w:rPr>
          <w:color w:val="000000"/>
          <w:sz w:val="26"/>
          <w:szCs w:val="26"/>
        </w:rPr>
        <w:t>.</w:t>
      </w:r>
    </w:p>
    <w:p w14:paraId="6DDA8895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không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thiếu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kinh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nghiệm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quốc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tế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đã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đề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cập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tư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bóng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26 </w:t>
      </w:r>
      <w:proofErr w:type="spellStart"/>
      <w:r w:rsidRPr="00B5004C">
        <w:rPr>
          <w:color w:val="000000"/>
          <w:sz w:val="26"/>
          <w:szCs w:val="26"/>
        </w:rPr>
        <w:t>tuổi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được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đánh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giá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cao</w:t>
      </w:r>
      <w:proofErr w:type="spellEnd"/>
      <w:r w:rsidRPr="00B5004C">
        <w:rPr>
          <w:color w:val="000000"/>
          <w:sz w:val="26"/>
          <w:szCs w:val="26"/>
        </w:rPr>
        <w:t>. </w:t>
      </w:r>
    </w:p>
    <w:p w14:paraId="73B6B788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Hiện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tại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cuộc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đua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vị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trí</w:t>
      </w:r>
      <w:proofErr w:type="spellEnd"/>
      <w:r w:rsidRPr="00B5004C">
        <w:rPr>
          <w:color w:val="000000"/>
          <w:sz w:val="26"/>
          <w:szCs w:val="26"/>
        </w:rPr>
        <w:t xml:space="preserve"> ở </w:t>
      </w:r>
      <w:proofErr w:type="spellStart"/>
      <w:r w:rsidRPr="00B5004C">
        <w:rPr>
          <w:color w:val="000000"/>
          <w:sz w:val="26"/>
          <w:szCs w:val="26"/>
        </w:rPr>
        <w:t>hàng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trung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vệ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đang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rất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quyết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liệt</w:t>
      </w:r>
      <w:proofErr w:type="spellEnd"/>
      <w:r w:rsidRPr="00B5004C">
        <w:rPr>
          <w:color w:val="000000"/>
          <w:sz w:val="26"/>
          <w:szCs w:val="26"/>
        </w:rPr>
        <w:t xml:space="preserve">. </w:t>
      </w:r>
      <w:proofErr w:type="spellStart"/>
      <w:r w:rsidRPr="00B5004C">
        <w:rPr>
          <w:color w:val="000000"/>
          <w:sz w:val="26"/>
          <w:szCs w:val="26"/>
        </w:rPr>
        <w:t>Tuy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nhiên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Duy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Mạnh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và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Ngọc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Hải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chưa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chắc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thể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trở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lại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tuyển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sau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chấn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thương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phong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độ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của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họ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cũng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là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một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dấu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hỏi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lớn</w:t>
      </w:r>
      <w:proofErr w:type="spellEnd"/>
      <w:r w:rsidRPr="00B5004C">
        <w:rPr>
          <w:color w:val="000000"/>
          <w:sz w:val="26"/>
          <w:szCs w:val="26"/>
        </w:rPr>
        <w:t>. </w:t>
      </w:r>
    </w:p>
    <w:p w14:paraId="43ABE2E7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225" w:afterAutospacing="0" w:line="360" w:lineRule="atLeast"/>
        <w:rPr>
          <w:color w:val="000000"/>
          <w:sz w:val="26"/>
          <w:szCs w:val="26"/>
        </w:rPr>
      </w:pPr>
      <w:proofErr w:type="spellStart"/>
      <w:r w:rsidRPr="00B5004C">
        <w:rPr>
          <w:color w:val="000000"/>
          <w:sz w:val="26"/>
          <w:szCs w:val="26"/>
        </w:rPr>
        <w:t>Những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cầu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thủ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như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Đình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Trọng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Ngọc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Bảo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Tuấn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Tài</w:t>
      </w:r>
      <w:proofErr w:type="spellEnd"/>
      <w:r w:rsidRPr="00B5004C">
        <w:rPr>
          <w:color w:val="000000"/>
          <w:sz w:val="26"/>
          <w:szCs w:val="26"/>
        </w:rPr>
        <w:t xml:space="preserve">, Thanh </w:t>
      </w:r>
      <w:proofErr w:type="spellStart"/>
      <w:r w:rsidRPr="00B5004C">
        <w:rPr>
          <w:color w:val="000000"/>
          <w:sz w:val="26"/>
          <w:szCs w:val="26"/>
        </w:rPr>
        <w:t>Bình</w:t>
      </w:r>
      <w:proofErr w:type="spellEnd"/>
      <w:r w:rsidRPr="00B5004C">
        <w:rPr>
          <w:color w:val="000000"/>
          <w:sz w:val="26"/>
          <w:szCs w:val="26"/>
        </w:rPr>
        <w:t xml:space="preserve">, </w:t>
      </w:r>
      <w:proofErr w:type="spellStart"/>
      <w:r w:rsidRPr="00B5004C">
        <w:rPr>
          <w:color w:val="000000"/>
          <w:sz w:val="26"/>
          <w:szCs w:val="26"/>
        </w:rPr>
        <w:t>Việt</w:t>
      </w:r>
      <w:proofErr w:type="spellEnd"/>
      <w:r w:rsidRPr="00B5004C">
        <w:rPr>
          <w:color w:val="000000"/>
          <w:sz w:val="26"/>
          <w:szCs w:val="26"/>
        </w:rPr>
        <w:t xml:space="preserve"> Anh, </w:t>
      </w:r>
      <w:proofErr w:type="spellStart"/>
      <w:r w:rsidRPr="00B5004C">
        <w:rPr>
          <w:color w:val="000000"/>
          <w:sz w:val="26"/>
          <w:szCs w:val="26"/>
        </w:rPr>
        <w:t>Tuấn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Dương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sẽ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có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nguyên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cơ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hội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đến</w:t>
      </w:r>
      <w:proofErr w:type="spellEnd"/>
      <w:r w:rsidRPr="00B5004C">
        <w:rPr>
          <w:color w:val="000000"/>
          <w:sz w:val="26"/>
          <w:szCs w:val="26"/>
        </w:rPr>
        <w:t xml:space="preserve"> Qatar </w:t>
      </w:r>
      <w:proofErr w:type="spellStart"/>
      <w:r w:rsidRPr="00B5004C">
        <w:rPr>
          <w:color w:val="000000"/>
          <w:sz w:val="26"/>
          <w:szCs w:val="26"/>
        </w:rPr>
        <w:t>cùng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ông</w:t>
      </w:r>
      <w:proofErr w:type="spellEnd"/>
      <w:r w:rsidRPr="00B5004C">
        <w:rPr>
          <w:color w:val="000000"/>
          <w:sz w:val="26"/>
          <w:szCs w:val="26"/>
        </w:rPr>
        <w:t xml:space="preserve"> </w:t>
      </w:r>
      <w:proofErr w:type="spellStart"/>
      <w:r w:rsidRPr="00B5004C">
        <w:rPr>
          <w:color w:val="000000"/>
          <w:sz w:val="26"/>
          <w:szCs w:val="26"/>
        </w:rPr>
        <w:t>Troussier</w:t>
      </w:r>
      <w:proofErr w:type="spellEnd"/>
      <w:r w:rsidRPr="00B5004C">
        <w:rPr>
          <w:color w:val="000000"/>
          <w:sz w:val="26"/>
          <w:szCs w:val="26"/>
        </w:rPr>
        <w:t>. </w:t>
      </w:r>
    </w:p>
    <w:p w14:paraId="342C938E" w14:textId="77777777" w:rsidR="00BE2B69" w:rsidRPr="00B5004C" w:rsidRDefault="00BE2B69" w:rsidP="00BE2B69">
      <w:pPr>
        <w:rPr>
          <w:ins w:id="0" w:author="Unknown"/>
          <w:rStyle w:val="Hyperlink"/>
          <w:rFonts w:ascii="Times New Roman" w:hAnsi="Times New Roman" w:cs="Times New Roman"/>
          <w:color w:val="234D9E"/>
          <w:sz w:val="26"/>
          <w:szCs w:val="26"/>
          <w:u w:val="none"/>
        </w:rPr>
      </w:pPr>
      <w:r w:rsidRPr="00B5004C">
        <w:rPr>
          <w:rFonts w:ascii="Times New Roman" w:hAnsi="Times New Roman" w:cs="Times New Roman"/>
          <w:sz w:val="26"/>
          <w:szCs w:val="26"/>
        </w:rPr>
        <w:fldChar w:fldCharType="begin"/>
      </w:r>
      <w:r w:rsidRPr="00B5004C">
        <w:rPr>
          <w:rFonts w:ascii="Times New Roman" w:hAnsi="Times New Roman" w:cs="Times New Roman"/>
          <w:sz w:val="26"/>
          <w:szCs w:val="26"/>
        </w:rPr>
        <w:instrText xml:space="preserve"> HYPERLINK "javascript:void(0);" \t "_blank" </w:instrText>
      </w:r>
      <w:r w:rsidRPr="00B5004C">
        <w:rPr>
          <w:rFonts w:ascii="Times New Roman" w:hAnsi="Times New Roman" w:cs="Times New Roman"/>
          <w:sz w:val="26"/>
          <w:szCs w:val="26"/>
        </w:rPr>
        <w:fldChar w:fldCharType="separate"/>
      </w:r>
    </w:p>
    <w:p w14:paraId="763611FE" w14:textId="64A57ADA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sz w:val="26"/>
          <w:szCs w:val="26"/>
        </w:rPr>
        <w:fldChar w:fldCharType="end"/>
      </w:r>
      <w:r w:rsidRPr="00B5004C">
        <w:rPr>
          <w:rFonts w:ascii="Times New Roman" w:hAnsi="Times New Roman" w:cs="Times New Roman"/>
          <w:sz w:val="26"/>
          <w:szCs w:val="26"/>
        </w:rPr>
        <w:t xml:space="preserve">Link: </w:t>
      </w:r>
      <w:hyperlink r:id="rId27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https://thethaovanhoa.vn/dinh-trong-tro-lai-doi-tuyen-viet-nam-canh-tranh-suat-du-asian-cup-20231230101812168.htm?utm_source=MGID+&amp;utm_medium=internal&amp;utm_campaign=mgid_reco&amp;utm_content=1190111872&amp;utm_term=1552745</w:t>
        </w:r>
      </w:hyperlink>
    </w:p>
    <w:p w14:paraId="013D1255" w14:textId="3449E85B" w:rsidR="00BE2B69" w:rsidRPr="00B5004C" w:rsidRDefault="00BE2B69" w:rsidP="00BE2B69">
      <w:pPr>
        <w:pStyle w:val="Heading1"/>
        <w:shd w:val="clear" w:color="auto" w:fill="FFFFFF"/>
        <w:spacing w:before="0" w:beforeAutospacing="0" w:after="255" w:afterAutospacing="0" w:line="720" w:lineRule="atLeast"/>
        <w:rPr>
          <w:color w:val="292929"/>
          <w:sz w:val="26"/>
          <w:szCs w:val="26"/>
        </w:rPr>
      </w:pPr>
      <w:r w:rsidRPr="00B5004C">
        <w:rPr>
          <w:sz w:val="26"/>
          <w:szCs w:val="26"/>
        </w:rPr>
        <w:t>6,</w:t>
      </w:r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Cựu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ngôi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sao</w:t>
      </w:r>
      <w:proofErr w:type="spellEnd"/>
      <w:r w:rsidRPr="00B5004C">
        <w:rPr>
          <w:color w:val="292929"/>
          <w:sz w:val="26"/>
          <w:szCs w:val="26"/>
        </w:rPr>
        <w:t xml:space="preserve"> Miami Heat </w:t>
      </w:r>
      <w:proofErr w:type="spellStart"/>
      <w:r w:rsidRPr="00B5004C">
        <w:rPr>
          <w:color w:val="292929"/>
          <w:sz w:val="26"/>
          <w:szCs w:val="26"/>
        </w:rPr>
        <w:t>muốn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nghệ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sau</w:t>
      </w:r>
      <w:proofErr w:type="spellEnd"/>
      <w:r w:rsidRPr="00B5004C">
        <w:rPr>
          <w:color w:val="292929"/>
          <w:sz w:val="26"/>
          <w:szCs w:val="26"/>
        </w:rPr>
        <w:t xml:space="preserve"> 15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chinh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chiến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tại</w:t>
      </w:r>
      <w:proofErr w:type="spellEnd"/>
      <w:r w:rsidRPr="00B5004C">
        <w:rPr>
          <w:color w:val="292929"/>
          <w:sz w:val="26"/>
          <w:szCs w:val="26"/>
        </w:rPr>
        <w:t xml:space="preserve"> NBA</w:t>
      </w:r>
    </w:p>
    <w:p w14:paraId="4FBEDC2E" w14:textId="102FD968" w:rsidR="00BE2B69" w:rsidRPr="00B5004C" w:rsidRDefault="00BE2B69" w:rsidP="00BE2B69">
      <w:pPr>
        <w:pStyle w:val="Heading2"/>
        <w:pBdr>
          <w:top w:val="single" w:sz="6" w:space="18" w:color="EBEBEB"/>
        </w:pBdr>
        <w:spacing w:before="0" w:line="390" w:lineRule="atLeast"/>
        <w:rPr>
          <w:rFonts w:ascii="Times New Roman" w:hAnsi="Times New Roman" w:cs="Times New Roman"/>
          <w:color w:val="292929"/>
        </w:rPr>
      </w:pPr>
      <w:r w:rsidRPr="00B5004C">
        <w:rPr>
          <w:rFonts w:ascii="Times New Roman" w:eastAsia="Times New Roman" w:hAnsi="Times New Roman" w:cs="Times New Roman"/>
          <w:noProof/>
          <w:color w:val="234D9E"/>
        </w:rPr>
        <w:t>Nội dung:</w:t>
      </w:r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Mới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đây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, </w:t>
      </w:r>
      <w:proofErr w:type="spellStart"/>
      <w:r w:rsidRPr="00B5004C">
        <w:rPr>
          <w:rFonts w:ascii="Times New Roman" w:hAnsi="Times New Roman" w:cs="Times New Roman"/>
          <w:color w:val="292929"/>
        </w:rPr>
        <w:t>ngôi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sao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37 </w:t>
      </w:r>
      <w:proofErr w:type="spellStart"/>
      <w:r w:rsidRPr="00B5004C">
        <w:rPr>
          <w:rFonts w:ascii="Times New Roman" w:hAnsi="Times New Roman" w:cs="Times New Roman"/>
          <w:color w:val="292929"/>
        </w:rPr>
        <w:t>tuổi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của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NBA Goran </w:t>
      </w:r>
      <w:proofErr w:type="spellStart"/>
      <w:r w:rsidRPr="00B5004C">
        <w:rPr>
          <w:rFonts w:ascii="Times New Roman" w:hAnsi="Times New Roman" w:cs="Times New Roman"/>
          <w:color w:val="292929"/>
        </w:rPr>
        <w:t>Dragic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đã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lên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kế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hoạch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giải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nghệ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trong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năm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2024 </w:t>
      </w:r>
      <w:proofErr w:type="spellStart"/>
      <w:r w:rsidRPr="00B5004C">
        <w:rPr>
          <w:rFonts w:ascii="Times New Roman" w:hAnsi="Times New Roman" w:cs="Times New Roman"/>
          <w:color w:val="292929"/>
        </w:rPr>
        <w:t>bằng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một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trận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đấu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tại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thủ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đô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Slovenia, </w:t>
      </w:r>
      <w:proofErr w:type="spellStart"/>
      <w:r w:rsidRPr="00B5004C">
        <w:rPr>
          <w:rFonts w:ascii="Times New Roman" w:hAnsi="Times New Roman" w:cs="Times New Roman"/>
          <w:color w:val="292929"/>
        </w:rPr>
        <w:t>quê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hương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của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ngôi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sao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này</w:t>
      </w:r>
      <w:proofErr w:type="spellEnd"/>
      <w:r w:rsidRPr="00B5004C">
        <w:rPr>
          <w:rFonts w:ascii="Times New Roman" w:hAnsi="Times New Roman" w:cs="Times New Roman"/>
          <w:color w:val="292929"/>
        </w:rPr>
        <w:t>.</w:t>
      </w:r>
    </w:p>
    <w:p w14:paraId="6811B304" w14:textId="77777777" w:rsidR="00BE2B69" w:rsidRPr="00B5004C" w:rsidRDefault="00BE2B69" w:rsidP="00BE2B69">
      <w:pPr>
        <w:pStyle w:val="NormalWeb"/>
        <w:shd w:val="clear" w:color="auto" w:fill="FFFFFF"/>
        <w:spacing w:before="120" w:beforeAutospacing="0" w:after="360" w:afterAutospacing="0"/>
        <w:rPr>
          <w:color w:val="292929"/>
          <w:sz w:val="26"/>
          <w:szCs w:val="26"/>
        </w:rPr>
      </w:pPr>
      <w:r w:rsidRPr="00B5004C">
        <w:rPr>
          <w:color w:val="292929"/>
          <w:sz w:val="26"/>
          <w:szCs w:val="26"/>
        </w:rPr>
        <w:t xml:space="preserve">Chia </w:t>
      </w:r>
      <w:proofErr w:type="spellStart"/>
      <w:r w:rsidRPr="00B5004C">
        <w:rPr>
          <w:color w:val="292929"/>
          <w:sz w:val="26"/>
          <w:szCs w:val="26"/>
        </w:rPr>
        <w:t>sẻ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trang</w:t>
      </w:r>
      <w:proofErr w:type="spellEnd"/>
      <w:r w:rsidRPr="00B5004C">
        <w:rPr>
          <w:color w:val="292929"/>
          <w:sz w:val="26"/>
          <w:szCs w:val="26"/>
        </w:rPr>
        <w:t xml:space="preserve"> web </w:t>
      </w:r>
      <w:proofErr w:type="spellStart"/>
      <w:r w:rsidRPr="00B5004C">
        <w:rPr>
          <w:color w:val="292929"/>
          <w:sz w:val="26"/>
          <w:szCs w:val="26"/>
        </w:rPr>
        <w:t>thể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thao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Slovenia, </w:t>
      </w:r>
      <w:proofErr w:type="spellStart"/>
      <w:r w:rsidRPr="00B5004C">
        <w:rPr>
          <w:color w:val="292929"/>
          <w:sz w:val="26"/>
          <w:szCs w:val="26"/>
        </w:rPr>
        <w:t>huyền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thoại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bóng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rổ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nước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biết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sẽ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dự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định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tổ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chức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trận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chia </w:t>
      </w:r>
      <w:proofErr w:type="spellStart"/>
      <w:r w:rsidRPr="00B5004C">
        <w:rPr>
          <w:color w:val="292929"/>
          <w:sz w:val="26"/>
          <w:szCs w:val="26"/>
        </w:rPr>
        <w:t>tay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tháng</w:t>
      </w:r>
      <w:proofErr w:type="spellEnd"/>
      <w:r w:rsidRPr="00B5004C">
        <w:rPr>
          <w:color w:val="292929"/>
          <w:sz w:val="26"/>
          <w:szCs w:val="26"/>
        </w:rPr>
        <w:t xml:space="preserve"> 8 </w:t>
      </w:r>
      <w:proofErr w:type="spellStart"/>
      <w:r w:rsidRPr="00B5004C">
        <w:rPr>
          <w:color w:val="292929"/>
          <w:sz w:val="26"/>
          <w:szCs w:val="26"/>
        </w:rPr>
        <w:t>năm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sau</w:t>
      </w:r>
      <w:proofErr w:type="spellEnd"/>
      <w:r w:rsidRPr="00B5004C">
        <w:rPr>
          <w:color w:val="292929"/>
          <w:sz w:val="26"/>
          <w:szCs w:val="26"/>
        </w:rPr>
        <w:t xml:space="preserve">. Ở </w:t>
      </w:r>
      <w:proofErr w:type="spellStart"/>
      <w:r w:rsidRPr="00B5004C">
        <w:rPr>
          <w:color w:val="292929"/>
          <w:sz w:val="26"/>
          <w:szCs w:val="26"/>
        </w:rPr>
        <w:t>trận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này</w:t>
      </w:r>
      <w:proofErr w:type="spellEnd"/>
      <w:r w:rsidRPr="00B5004C">
        <w:rPr>
          <w:color w:val="292929"/>
          <w:sz w:val="26"/>
          <w:szCs w:val="26"/>
        </w:rPr>
        <w:t xml:space="preserve">, Goran </w:t>
      </w:r>
      <w:proofErr w:type="spellStart"/>
      <w:r w:rsidRPr="00B5004C">
        <w:rPr>
          <w:color w:val="292929"/>
          <w:sz w:val="26"/>
          <w:szCs w:val="26"/>
        </w:rPr>
        <w:t>Dragic</w:t>
      </w:r>
      <w:proofErr w:type="spellEnd"/>
      <w:r w:rsidRPr="00B5004C">
        <w:rPr>
          <w:color w:val="292929"/>
          <w:sz w:val="26"/>
          <w:szCs w:val="26"/>
        </w:rPr>
        <w:t xml:space="preserve"> Foundation </w:t>
      </w:r>
      <w:proofErr w:type="spellStart"/>
      <w:r w:rsidRPr="00B5004C">
        <w:rPr>
          <w:color w:val="292929"/>
          <w:sz w:val="26"/>
          <w:szCs w:val="26"/>
        </w:rPr>
        <w:t>sẽ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đơn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vị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tổ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chức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sự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góp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mặt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số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cầu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thủ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tại</w:t>
      </w:r>
      <w:proofErr w:type="spellEnd"/>
      <w:r w:rsidRPr="00B5004C">
        <w:rPr>
          <w:color w:val="292929"/>
          <w:sz w:val="26"/>
          <w:szCs w:val="26"/>
        </w:rPr>
        <w:t> </w:t>
      </w:r>
      <w:hyperlink r:id="rId28" w:tooltip="NBA" w:history="1">
        <w:r w:rsidRPr="00B5004C">
          <w:rPr>
            <w:rStyle w:val="Hyperlink"/>
            <w:color w:val="0098D1"/>
            <w:sz w:val="26"/>
            <w:szCs w:val="26"/>
          </w:rPr>
          <w:t>NBA</w:t>
        </w:r>
      </w:hyperlink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đó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có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đồng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hương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hiện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đang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rất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ấn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tượng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tại</w:t>
      </w:r>
      <w:proofErr w:type="spellEnd"/>
      <w:r w:rsidRPr="00B5004C">
        <w:rPr>
          <w:color w:val="292929"/>
          <w:sz w:val="26"/>
          <w:szCs w:val="26"/>
        </w:rPr>
        <w:t xml:space="preserve"> Dallas Mavericks </w:t>
      </w:r>
      <w:proofErr w:type="spellStart"/>
      <w:r w:rsidRPr="00B5004C">
        <w:rPr>
          <w:color w:val="292929"/>
          <w:sz w:val="26"/>
          <w:szCs w:val="26"/>
        </w:rPr>
        <w:t>là</w:t>
      </w:r>
      <w:proofErr w:type="spellEnd"/>
      <w:r w:rsidRPr="00B5004C">
        <w:rPr>
          <w:color w:val="292929"/>
          <w:sz w:val="26"/>
          <w:szCs w:val="26"/>
        </w:rPr>
        <w:t xml:space="preserve"> Luka </w:t>
      </w:r>
      <w:proofErr w:type="spellStart"/>
      <w:r w:rsidRPr="00B5004C">
        <w:rPr>
          <w:color w:val="292929"/>
          <w:sz w:val="26"/>
          <w:szCs w:val="26"/>
        </w:rPr>
        <w:t>Doncic</w:t>
      </w:r>
      <w:proofErr w:type="spellEnd"/>
      <w:r w:rsidRPr="00B5004C">
        <w:rPr>
          <w:color w:val="292929"/>
          <w:sz w:val="26"/>
          <w:szCs w:val="26"/>
        </w:rPr>
        <w:t>.</w:t>
      </w:r>
    </w:p>
    <w:p w14:paraId="0A0D8649" w14:textId="7F128F20" w:rsidR="00BE2B69" w:rsidRPr="00B5004C" w:rsidRDefault="00BE2B69" w:rsidP="00BE2B69">
      <w:pPr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0098D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6AAAF2C9" wp14:editId="5A76150E">
                <wp:extent cx="19050000" cy="11287125"/>
                <wp:effectExtent l="0" t="0" r="0" b="0"/>
                <wp:docPr id="18" name="Rectangle 18" descr="Cựu ngôi sao Miami Heat muốn giải nghệ sau 15 mùa chinh chiến tại NBA- Ảnh 1.">
                  <a:hlinkClick xmlns:a="http://schemas.openxmlformats.org/drawingml/2006/main" r:id="rId29" tgtFrame="&quot;_blank&quot;" tooltip="&quot;Dragic từng có thời gian thi đấu trong màu áo Chicago Bull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050000" cy="1128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93A9D6" id="Rectangle 18" o:spid="_x0000_s1026" alt="Cựu ngôi sao Miami Heat muốn giải nghệ sau 15 mùa chinh chiến tại NBA- Ảnh 1." href="https://images2.thanhnien.vn/528068263637045248/2023/12/30/screenshot-2023-12-31-053619-17039758543792139420267.png" target="&quot;_blank&quot;" title="&quot;Dragic từng có thời gian thi đấu trong màu áo Chicago Bulls&quot;" style="width:1500pt;height:88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3E54C3A" w14:textId="77777777" w:rsidR="00BE2B69" w:rsidRPr="00B5004C" w:rsidRDefault="00BE2B69" w:rsidP="00BE2B69">
      <w:pPr>
        <w:pStyle w:val="adbro-feedbackitem"/>
        <w:numPr>
          <w:ilvl w:val="0"/>
          <w:numId w:val="4"/>
        </w:numPr>
        <w:shd w:val="clear" w:color="auto" w:fill="FFFFFF"/>
        <w:rPr>
          <w:color w:val="292929"/>
          <w:sz w:val="26"/>
          <w:szCs w:val="26"/>
        </w:rPr>
      </w:pPr>
    </w:p>
    <w:p w14:paraId="4EAA1F44" w14:textId="77777777" w:rsidR="00BE2B69" w:rsidRPr="00B5004C" w:rsidRDefault="00BE2B69" w:rsidP="00BE2B69">
      <w:pPr>
        <w:pStyle w:val="adbro-feedbackitem"/>
        <w:numPr>
          <w:ilvl w:val="0"/>
          <w:numId w:val="4"/>
        </w:numPr>
        <w:shd w:val="clear" w:color="auto" w:fill="FFFFFF"/>
        <w:rPr>
          <w:color w:val="292929"/>
          <w:sz w:val="26"/>
          <w:szCs w:val="26"/>
        </w:rPr>
      </w:pPr>
    </w:p>
    <w:p w14:paraId="6F7E5781" w14:textId="77777777" w:rsidR="00BE2B69" w:rsidRPr="00B5004C" w:rsidRDefault="00BE2B69" w:rsidP="00BE2B69">
      <w:pPr>
        <w:pStyle w:val="adbro-feedbackitem"/>
        <w:numPr>
          <w:ilvl w:val="0"/>
          <w:numId w:val="4"/>
        </w:numPr>
        <w:shd w:val="clear" w:color="auto" w:fill="FFFFFF"/>
        <w:rPr>
          <w:color w:val="292929"/>
          <w:sz w:val="26"/>
          <w:szCs w:val="26"/>
        </w:rPr>
      </w:pPr>
    </w:p>
    <w:p w14:paraId="5CEFEDF7" w14:textId="77777777" w:rsidR="00BE2B69" w:rsidRPr="00B5004C" w:rsidRDefault="00BE2B69" w:rsidP="00BE2B69">
      <w:pPr>
        <w:pStyle w:val="adbro-feedbackitem"/>
        <w:numPr>
          <w:ilvl w:val="0"/>
          <w:numId w:val="4"/>
        </w:numPr>
        <w:shd w:val="clear" w:color="auto" w:fill="FFFFFF"/>
        <w:rPr>
          <w:color w:val="292929"/>
          <w:sz w:val="26"/>
          <w:szCs w:val="26"/>
        </w:rPr>
      </w:pPr>
    </w:p>
    <w:p w14:paraId="7B89118A" w14:textId="77777777" w:rsidR="00BE2B69" w:rsidRPr="00B5004C" w:rsidRDefault="00BE2B69" w:rsidP="00BE2B69">
      <w:pPr>
        <w:pStyle w:val="nlplaceholdershow"/>
        <w:spacing w:before="0" w:beforeAutospacing="0" w:after="0" w:afterAutospacing="0" w:line="300" w:lineRule="atLeast"/>
        <w:rPr>
          <w:color w:val="292929"/>
          <w:sz w:val="26"/>
          <w:szCs w:val="26"/>
        </w:rPr>
      </w:pPr>
      <w:proofErr w:type="spellStart"/>
      <w:r w:rsidRPr="00B5004C">
        <w:rPr>
          <w:color w:val="292929"/>
          <w:sz w:val="26"/>
          <w:szCs w:val="26"/>
        </w:rPr>
        <w:t>Dragic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từng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có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thời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gian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màu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áo</w:t>
      </w:r>
      <w:proofErr w:type="spellEnd"/>
      <w:r w:rsidRPr="00B5004C">
        <w:rPr>
          <w:color w:val="292929"/>
          <w:sz w:val="26"/>
          <w:szCs w:val="26"/>
        </w:rPr>
        <w:t xml:space="preserve"> Chicago Bulls</w:t>
      </w:r>
    </w:p>
    <w:p w14:paraId="5472E227" w14:textId="77777777" w:rsidR="00BE2B69" w:rsidRPr="00B5004C" w:rsidRDefault="00BE2B69" w:rsidP="00BE2B69">
      <w:pPr>
        <w:pStyle w:val="nlplaceholdershow"/>
        <w:spacing w:before="0" w:beforeAutospacing="0" w:after="0" w:afterAutospacing="0" w:line="300" w:lineRule="atLeast"/>
        <w:jc w:val="center"/>
        <w:rPr>
          <w:color w:val="8B8B8B"/>
          <w:sz w:val="26"/>
          <w:szCs w:val="26"/>
        </w:rPr>
      </w:pPr>
      <w:r w:rsidRPr="00B5004C">
        <w:rPr>
          <w:color w:val="8B8B8B"/>
          <w:sz w:val="26"/>
          <w:szCs w:val="26"/>
        </w:rPr>
        <w:t>NBA</w:t>
      </w:r>
    </w:p>
    <w:p w14:paraId="565AD84B" w14:textId="77777777" w:rsidR="00BE2B69" w:rsidRPr="00B5004C" w:rsidRDefault="00BE2B69" w:rsidP="00BE2B69">
      <w:pPr>
        <w:shd w:val="clear" w:color="auto" w:fill="FFFFFF"/>
        <w:rPr>
          <w:rStyle w:val="Hyperlink"/>
          <w:rFonts w:ascii="Times New Roman" w:hAnsi="Times New Roman" w:cs="Times New Roman"/>
          <w:color w:val="0098D1"/>
          <w:sz w:val="26"/>
          <w:szCs w:val="26"/>
          <w:u w:val="none"/>
        </w:rPr>
      </w:pPr>
      <w:r w:rsidRPr="00B5004C">
        <w:rPr>
          <w:rFonts w:ascii="Times New Roman" w:hAnsi="Times New Roman" w:cs="Times New Roman"/>
          <w:color w:val="292929"/>
          <w:sz w:val="26"/>
          <w:szCs w:val="26"/>
        </w:rPr>
        <w:fldChar w:fldCharType="begin"/>
      </w:r>
      <w:r w:rsidRPr="00B5004C">
        <w:rPr>
          <w:rFonts w:ascii="Times New Roman" w:hAnsi="Times New Roman" w:cs="Times New Roman"/>
          <w:color w:val="292929"/>
          <w:sz w:val="26"/>
          <w:szCs w:val="26"/>
        </w:rPr>
        <w:instrText xml:space="preserve"> HYPERLINK "https://www.facebook.com/fanpageshb/videos/1121643318801953/?utm_source=GP&amp;utm_medium=Adbro&amp;utm_campaign=Phase2" \t "_blank" </w:instrText>
      </w:r>
      <w:r w:rsidRPr="00B5004C">
        <w:rPr>
          <w:rFonts w:ascii="Times New Roman" w:hAnsi="Times New Roman" w:cs="Times New Roman"/>
          <w:color w:val="292929"/>
          <w:sz w:val="26"/>
          <w:szCs w:val="26"/>
        </w:rPr>
        <w:fldChar w:fldCharType="separate"/>
      </w:r>
    </w:p>
    <w:p w14:paraId="7628A530" w14:textId="77777777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color w:val="292929"/>
          <w:sz w:val="26"/>
          <w:szCs w:val="26"/>
        </w:rPr>
        <w:fldChar w:fldCharType="end"/>
      </w:r>
    </w:p>
    <w:p w14:paraId="12169D7E" w14:textId="1E0DAE88" w:rsidR="00BE2B69" w:rsidRPr="00B5004C" w:rsidRDefault="00BE2B69" w:rsidP="00BE2B69">
      <w:pPr>
        <w:pStyle w:val="NormalWeb"/>
        <w:shd w:val="clear" w:color="auto" w:fill="FFFFFF"/>
        <w:spacing w:before="120" w:beforeAutospacing="0" w:after="360" w:afterAutospacing="0"/>
        <w:rPr>
          <w:color w:val="292929"/>
          <w:sz w:val="26"/>
          <w:szCs w:val="26"/>
        </w:rPr>
      </w:pPr>
      <w:proofErr w:type="spellStart"/>
      <w:r w:rsidRPr="00B5004C">
        <w:rPr>
          <w:color w:val="292929"/>
          <w:sz w:val="26"/>
          <w:szCs w:val="26"/>
        </w:rPr>
        <w:t>Nói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về</w:t>
      </w:r>
      <w:proofErr w:type="spellEnd"/>
      <w:r w:rsidRPr="00B5004C">
        <w:rPr>
          <w:color w:val="292929"/>
          <w:sz w:val="26"/>
          <w:szCs w:val="26"/>
        </w:rPr>
        <w:t xml:space="preserve"> Goran </w:t>
      </w:r>
      <w:proofErr w:type="spellStart"/>
      <w:r w:rsidRPr="00B5004C">
        <w:rPr>
          <w:color w:val="292929"/>
          <w:sz w:val="26"/>
          <w:szCs w:val="26"/>
        </w:rPr>
        <w:t>Dragic</w:t>
      </w:r>
      <w:proofErr w:type="spellEnd"/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cầu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thủ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15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tại</w:t>
      </w:r>
      <w:proofErr w:type="spellEnd"/>
      <w:r w:rsidRPr="00B5004C">
        <w:rPr>
          <w:color w:val="292929"/>
          <w:sz w:val="26"/>
          <w:szCs w:val="26"/>
        </w:rPr>
        <w:t xml:space="preserve"> NBA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gần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đây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nhất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màu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áo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Milwaukee Bucks </w:t>
      </w:r>
      <w:proofErr w:type="spellStart"/>
      <w:r w:rsidRPr="00B5004C">
        <w:rPr>
          <w:color w:val="292929"/>
          <w:sz w:val="26"/>
          <w:szCs w:val="26"/>
        </w:rPr>
        <w:t>vào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cuối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trước</w:t>
      </w:r>
      <w:proofErr w:type="spellEnd"/>
      <w:r w:rsidRPr="00B5004C">
        <w:rPr>
          <w:color w:val="292929"/>
          <w:sz w:val="26"/>
          <w:szCs w:val="26"/>
        </w:rPr>
        <w:t xml:space="preserve">. </w:t>
      </w:r>
      <w:proofErr w:type="spellStart"/>
      <w:r w:rsidRPr="00B5004C">
        <w:rPr>
          <w:color w:val="292929"/>
          <w:sz w:val="26"/>
          <w:szCs w:val="26"/>
        </w:rPr>
        <w:t>Tuy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nhiên</w:t>
      </w:r>
      <w:proofErr w:type="spellEnd"/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NBA </w:t>
      </w:r>
      <w:proofErr w:type="spellStart"/>
      <w:r w:rsidRPr="00B5004C">
        <w:rPr>
          <w:color w:val="292929"/>
          <w:sz w:val="26"/>
          <w:szCs w:val="26"/>
        </w:rPr>
        <w:t>ấn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tượng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nhất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cầu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thủ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người</w:t>
      </w:r>
      <w:proofErr w:type="spellEnd"/>
      <w:r w:rsidRPr="00B5004C">
        <w:rPr>
          <w:color w:val="292929"/>
          <w:sz w:val="26"/>
          <w:szCs w:val="26"/>
        </w:rPr>
        <w:t xml:space="preserve"> Slovenia </w:t>
      </w:r>
      <w:proofErr w:type="spellStart"/>
      <w:r w:rsidRPr="00B5004C">
        <w:rPr>
          <w:color w:val="292929"/>
          <w:sz w:val="26"/>
          <w:szCs w:val="26"/>
        </w:rPr>
        <w:t>là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2013 - 2014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màu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áo</w:t>
      </w:r>
      <w:proofErr w:type="spellEnd"/>
      <w:r w:rsidRPr="00B5004C">
        <w:rPr>
          <w:color w:val="292929"/>
          <w:sz w:val="26"/>
          <w:szCs w:val="26"/>
        </w:rPr>
        <w:t xml:space="preserve"> Phoenix Suns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20,3 </w:t>
      </w:r>
      <w:proofErr w:type="spellStart"/>
      <w:r w:rsidRPr="00B5004C">
        <w:rPr>
          <w:color w:val="292929"/>
          <w:sz w:val="26"/>
          <w:szCs w:val="26"/>
        </w:rPr>
        <w:t>điểm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5,9 </w:t>
      </w:r>
      <w:proofErr w:type="spellStart"/>
      <w:r w:rsidRPr="00B5004C">
        <w:rPr>
          <w:color w:val="292929"/>
          <w:sz w:val="26"/>
          <w:szCs w:val="26"/>
        </w:rPr>
        <w:t>đường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kiến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mỗi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trận</w:t>
      </w:r>
      <w:proofErr w:type="spellEnd"/>
      <w:r w:rsidRPr="00B5004C">
        <w:rPr>
          <w:color w:val="292929"/>
          <w:sz w:val="26"/>
          <w:szCs w:val="26"/>
        </w:rPr>
        <w:t>. </w:t>
      </w:r>
    </w:p>
    <w:p w14:paraId="08A492DD" w14:textId="77777777" w:rsidR="00BE2B69" w:rsidRPr="00B5004C" w:rsidRDefault="00BE2B69" w:rsidP="00BE2B69">
      <w:pPr>
        <w:rPr>
          <w:rFonts w:ascii="Times New Roman" w:hAnsi="Times New Roman" w:cs="Times New Roman"/>
          <w:color w:val="292929"/>
          <w:sz w:val="26"/>
          <w:szCs w:val="26"/>
        </w:rPr>
      </w:pPr>
    </w:p>
    <w:p w14:paraId="2CA2E295" w14:textId="77777777" w:rsidR="00BE2B69" w:rsidRPr="00B5004C" w:rsidRDefault="00BE2B69" w:rsidP="00BE2B69">
      <w:pPr>
        <w:rPr>
          <w:rFonts w:ascii="Times New Roman" w:hAnsi="Times New Roman" w:cs="Times New Roman"/>
          <w:color w:val="292929"/>
          <w:sz w:val="26"/>
          <w:szCs w:val="26"/>
        </w:rPr>
      </w:pP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Đồng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thời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anh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cũng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nhận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được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giải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"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Cầu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thủ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tiến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bộ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nhất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giải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"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và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cùng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Suns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cán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mốc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vị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trí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thứ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ba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. Sau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mùa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giải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đó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,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Dragic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gia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nhập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Miami Heat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nơi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anh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đã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đảm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nhận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tốt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vị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trí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kiến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tạo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và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ghi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điểm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từ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> </w:t>
      </w:r>
      <w:hyperlink r:id="rId30" w:tooltip="Lebron James" w:history="1">
        <w:r w:rsidRPr="00B5004C">
          <w:rPr>
            <w:rStyle w:val="Hyperlink"/>
            <w:rFonts w:ascii="Times New Roman" w:hAnsi="Times New Roman" w:cs="Times New Roman"/>
            <w:color w:val="0098D1"/>
            <w:sz w:val="26"/>
            <w:szCs w:val="26"/>
          </w:rPr>
          <w:t>Lebron James</w:t>
        </w:r>
      </w:hyperlink>
      <w:r w:rsidRPr="00B5004C">
        <w:rPr>
          <w:rFonts w:ascii="Times New Roman" w:hAnsi="Times New Roman" w:cs="Times New Roman"/>
          <w:color w:val="292929"/>
          <w:sz w:val="26"/>
          <w:szCs w:val="26"/>
        </w:rPr>
        <w:t> 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để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lại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với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chỉ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số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thống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kê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là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16,2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điểm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và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5,2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kiến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tạo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>.</w:t>
      </w:r>
    </w:p>
    <w:p w14:paraId="7FDB2DBD" w14:textId="77777777" w:rsidR="00BE2B69" w:rsidRPr="00B5004C" w:rsidRDefault="00BE2B69" w:rsidP="00BE2B69">
      <w:pPr>
        <w:pStyle w:val="NormalWeb"/>
        <w:shd w:val="clear" w:color="auto" w:fill="FFFFFF"/>
        <w:spacing w:before="120" w:beforeAutospacing="0" w:after="360" w:afterAutospacing="0"/>
        <w:rPr>
          <w:color w:val="292929"/>
          <w:sz w:val="26"/>
          <w:szCs w:val="26"/>
        </w:rPr>
      </w:pPr>
      <w:r w:rsidRPr="00B5004C">
        <w:rPr>
          <w:color w:val="292929"/>
          <w:sz w:val="26"/>
          <w:szCs w:val="26"/>
        </w:rPr>
        <w:t xml:space="preserve">Quay </w:t>
      </w:r>
      <w:proofErr w:type="spellStart"/>
      <w:r w:rsidRPr="00B5004C">
        <w:rPr>
          <w:color w:val="292929"/>
          <w:sz w:val="26"/>
          <w:szCs w:val="26"/>
        </w:rPr>
        <w:t>ngược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về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quá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khứ</w:t>
      </w:r>
      <w:proofErr w:type="spellEnd"/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sự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nghiệp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Dragic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có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bốn</w:t>
      </w:r>
      <w:proofErr w:type="spellEnd"/>
      <w:r w:rsidRPr="00B5004C">
        <w:rPr>
          <w:color w:val="292929"/>
          <w:sz w:val="26"/>
          <w:szCs w:val="26"/>
        </w:rPr>
        <w:t xml:space="preserve"> 4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quê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anh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giành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được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"</w:t>
      </w:r>
      <w:proofErr w:type="spellStart"/>
      <w:r w:rsidRPr="00B5004C">
        <w:rPr>
          <w:color w:val="292929"/>
          <w:sz w:val="26"/>
          <w:szCs w:val="26"/>
        </w:rPr>
        <w:t>Tân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binh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năm</w:t>
      </w:r>
      <w:proofErr w:type="spellEnd"/>
      <w:r w:rsidRPr="00B5004C">
        <w:rPr>
          <w:color w:val="292929"/>
          <w:sz w:val="26"/>
          <w:szCs w:val="26"/>
        </w:rPr>
        <w:t xml:space="preserve">" </w:t>
      </w:r>
      <w:proofErr w:type="spellStart"/>
      <w:r w:rsidRPr="00B5004C">
        <w:rPr>
          <w:color w:val="292929"/>
          <w:sz w:val="26"/>
          <w:szCs w:val="26"/>
        </w:rPr>
        <w:t>cùng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ngôi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sao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toàn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năng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trước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được</w:t>
      </w:r>
      <w:proofErr w:type="spellEnd"/>
      <w:r w:rsidRPr="00B5004C">
        <w:rPr>
          <w:color w:val="292929"/>
          <w:sz w:val="26"/>
          <w:szCs w:val="26"/>
        </w:rPr>
        <w:t xml:space="preserve"> Spurs </w:t>
      </w:r>
      <w:proofErr w:type="spellStart"/>
      <w:r w:rsidRPr="00B5004C">
        <w:rPr>
          <w:color w:val="292929"/>
          <w:sz w:val="26"/>
          <w:szCs w:val="26"/>
        </w:rPr>
        <w:t>đưa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về</w:t>
      </w:r>
      <w:proofErr w:type="spellEnd"/>
      <w:r w:rsidRPr="00B5004C">
        <w:rPr>
          <w:color w:val="292929"/>
          <w:sz w:val="26"/>
          <w:szCs w:val="26"/>
        </w:rPr>
        <w:t xml:space="preserve"> NBA ở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sau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đó</w:t>
      </w:r>
      <w:proofErr w:type="spellEnd"/>
      <w:r w:rsidRPr="00B5004C">
        <w:rPr>
          <w:color w:val="292929"/>
          <w:sz w:val="26"/>
          <w:szCs w:val="26"/>
        </w:rPr>
        <w:t xml:space="preserve">. </w:t>
      </w:r>
      <w:proofErr w:type="spellStart"/>
      <w:r w:rsidRPr="00B5004C">
        <w:rPr>
          <w:color w:val="292929"/>
          <w:sz w:val="26"/>
          <w:szCs w:val="26"/>
        </w:rPr>
        <w:t>Ngoài</w:t>
      </w:r>
      <w:proofErr w:type="spellEnd"/>
      <w:r w:rsidRPr="00B5004C">
        <w:rPr>
          <w:color w:val="292929"/>
          <w:sz w:val="26"/>
          <w:szCs w:val="26"/>
        </w:rPr>
        <w:t xml:space="preserve"> Phoenix Suns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Miami Heat, Goran </w:t>
      </w:r>
      <w:proofErr w:type="spellStart"/>
      <w:r w:rsidRPr="00B5004C">
        <w:rPr>
          <w:color w:val="292929"/>
          <w:sz w:val="26"/>
          <w:szCs w:val="26"/>
        </w:rPr>
        <w:t>Dragic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còn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chơi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cả</w:t>
      </w:r>
      <w:proofErr w:type="spellEnd"/>
      <w:r w:rsidRPr="00B5004C">
        <w:rPr>
          <w:color w:val="292929"/>
          <w:sz w:val="26"/>
          <w:szCs w:val="26"/>
        </w:rPr>
        <w:t xml:space="preserve"> Houston Rockets, Brooklyn Nets, Chicago Bulls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Toronto Raptors </w:t>
      </w:r>
      <w:proofErr w:type="spellStart"/>
      <w:r w:rsidRPr="00B5004C">
        <w:rPr>
          <w:color w:val="292929"/>
          <w:sz w:val="26"/>
          <w:szCs w:val="26"/>
        </w:rPr>
        <w:t>trước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đến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Milwaukee </w:t>
      </w:r>
      <w:proofErr w:type="spellStart"/>
      <w:r w:rsidRPr="00B5004C">
        <w:rPr>
          <w:color w:val="292929"/>
          <w:sz w:val="26"/>
          <w:szCs w:val="26"/>
        </w:rPr>
        <w:t>Bucks.</w:t>
      </w:r>
      <w:proofErr w:type="spellEnd"/>
      <w:r w:rsidRPr="00B5004C">
        <w:rPr>
          <w:color w:val="292929"/>
          <w:sz w:val="26"/>
          <w:szCs w:val="26"/>
        </w:rPr>
        <w:t> </w:t>
      </w:r>
    </w:p>
    <w:p w14:paraId="1676B408" w14:textId="6F877526" w:rsidR="00BE2B69" w:rsidRPr="00B5004C" w:rsidRDefault="00BE2B69" w:rsidP="00BE2B69">
      <w:pPr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0098D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5C374780" wp14:editId="2D85FB09">
                <wp:extent cx="14916150" cy="9275589"/>
                <wp:effectExtent l="0" t="0" r="0" b="1905"/>
                <wp:docPr id="14" name="Rectangle 14" descr="Cựu ngôi sao Miami Heat muốn giải nghệ sau 15 mùa chinh chiến tại NBA- Ảnh 2.">
                  <a:hlinkClick xmlns:a="http://schemas.openxmlformats.org/drawingml/2006/main" r:id="rId31" tgtFrame="&quot;_blank&quot;" tooltip="&quot;Dragic trong màu áo Milwaukee Bucks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916150" cy="9275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FA6F92" id="Rectangle 14" o:spid="_x0000_s1026" alt="Cựu ngôi sao Miami Heat muốn giải nghệ sau 15 mùa chinh chiến tại NBA- Ảnh 2." href="https://images2.thanhnien.vn/528068263637045248/2023/12/30/screenshot-2023-12-31-053716-17039758544671786063113.png" target="&quot;_blank&quot;" title="&quot;Dragic trong màu áo Milwaukee Bucks&quot;" style="width:1174.5pt;height:7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2E560DC" w14:textId="77777777" w:rsidR="00BE2B69" w:rsidRPr="00B5004C" w:rsidRDefault="00BE2B69" w:rsidP="00BE2B69">
      <w:pPr>
        <w:pStyle w:val="nlplaceholdershow"/>
        <w:spacing w:before="0" w:beforeAutospacing="0" w:after="0" w:afterAutospacing="0" w:line="300" w:lineRule="atLeast"/>
        <w:rPr>
          <w:color w:val="292929"/>
          <w:sz w:val="26"/>
          <w:szCs w:val="26"/>
        </w:rPr>
      </w:pPr>
      <w:proofErr w:type="spellStart"/>
      <w:r w:rsidRPr="00B5004C">
        <w:rPr>
          <w:color w:val="292929"/>
          <w:sz w:val="26"/>
          <w:szCs w:val="26"/>
        </w:rPr>
        <w:lastRenderedPageBreak/>
        <w:t>Dragic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màu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áo</w:t>
      </w:r>
      <w:proofErr w:type="spellEnd"/>
      <w:r w:rsidRPr="00B5004C">
        <w:rPr>
          <w:color w:val="292929"/>
          <w:sz w:val="26"/>
          <w:szCs w:val="26"/>
        </w:rPr>
        <w:t xml:space="preserve"> Milwaukee Bucks</w:t>
      </w:r>
    </w:p>
    <w:p w14:paraId="14C1BC7B" w14:textId="77777777" w:rsidR="00BE2B69" w:rsidRPr="00B5004C" w:rsidRDefault="00BE2B69" w:rsidP="00BE2B69">
      <w:pPr>
        <w:pStyle w:val="nlplaceholdershow"/>
        <w:spacing w:before="0" w:beforeAutospacing="0" w:after="0" w:afterAutospacing="0" w:line="300" w:lineRule="atLeast"/>
        <w:jc w:val="center"/>
        <w:rPr>
          <w:color w:val="8B8B8B"/>
          <w:sz w:val="26"/>
          <w:szCs w:val="26"/>
        </w:rPr>
      </w:pPr>
      <w:r w:rsidRPr="00B5004C">
        <w:rPr>
          <w:color w:val="8B8B8B"/>
          <w:sz w:val="26"/>
          <w:szCs w:val="26"/>
        </w:rPr>
        <w:t>NBA</w:t>
      </w:r>
    </w:p>
    <w:p w14:paraId="67686504" w14:textId="77777777" w:rsidR="00BE2B69" w:rsidRPr="00B5004C" w:rsidRDefault="00BE2B69" w:rsidP="00BE2B69">
      <w:pPr>
        <w:pStyle w:val="NormalWeb"/>
        <w:shd w:val="clear" w:color="auto" w:fill="FFFFFF"/>
        <w:spacing w:before="120" w:beforeAutospacing="0" w:after="360" w:afterAutospacing="0"/>
        <w:rPr>
          <w:color w:val="292929"/>
          <w:sz w:val="26"/>
          <w:szCs w:val="26"/>
        </w:rPr>
      </w:pP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suốt</w:t>
      </w:r>
      <w:proofErr w:type="spellEnd"/>
      <w:r w:rsidRPr="00B5004C">
        <w:rPr>
          <w:color w:val="292929"/>
          <w:sz w:val="26"/>
          <w:szCs w:val="26"/>
        </w:rPr>
        <w:t xml:space="preserve"> 15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> </w:t>
      </w:r>
      <w:proofErr w:type="spellStart"/>
      <w:r w:rsidRPr="00B5004C">
        <w:rPr>
          <w:color w:val="292929"/>
          <w:sz w:val="26"/>
          <w:szCs w:val="26"/>
        </w:rPr>
        <w:fldChar w:fldCharType="begin"/>
      </w:r>
      <w:r w:rsidRPr="00B5004C">
        <w:rPr>
          <w:color w:val="292929"/>
          <w:sz w:val="26"/>
          <w:szCs w:val="26"/>
        </w:rPr>
        <w:instrText xml:space="preserve"> HYPERLINK "https://thanhnien.vn/cao-190-m-tai-nang-tre-bong-ro-viet-nam-theo-duoi-uoc-mo-thanh-phi-cong-185231230182127468.htm" \o "bóng rổ" </w:instrText>
      </w:r>
      <w:r w:rsidRPr="00B5004C">
        <w:rPr>
          <w:color w:val="292929"/>
          <w:sz w:val="26"/>
          <w:szCs w:val="26"/>
        </w:rPr>
        <w:fldChar w:fldCharType="separate"/>
      </w:r>
      <w:r w:rsidRPr="00B5004C">
        <w:rPr>
          <w:rStyle w:val="Hyperlink"/>
          <w:color w:val="0098D1"/>
          <w:sz w:val="26"/>
          <w:szCs w:val="26"/>
        </w:rPr>
        <w:t>bóng</w:t>
      </w:r>
      <w:proofErr w:type="spellEnd"/>
      <w:r w:rsidRPr="00B5004C">
        <w:rPr>
          <w:rStyle w:val="Hyperlink"/>
          <w:color w:val="0098D1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0098D1"/>
          <w:sz w:val="26"/>
          <w:szCs w:val="26"/>
        </w:rPr>
        <w:t>rổ</w:t>
      </w:r>
      <w:proofErr w:type="spellEnd"/>
      <w:r w:rsidRPr="00B5004C">
        <w:rPr>
          <w:color w:val="292929"/>
          <w:sz w:val="26"/>
          <w:szCs w:val="26"/>
        </w:rPr>
        <w:fldChar w:fldCharType="end"/>
      </w:r>
      <w:r w:rsidRPr="00B5004C">
        <w:rPr>
          <w:color w:val="292929"/>
          <w:sz w:val="26"/>
          <w:szCs w:val="26"/>
        </w:rPr>
        <w:t xml:space="preserve"> NBA, </w:t>
      </w:r>
      <w:proofErr w:type="spellStart"/>
      <w:r w:rsidRPr="00B5004C">
        <w:rPr>
          <w:color w:val="292929"/>
          <w:sz w:val="26"/>
          <w:szCs w:val="26"/>
        </w:rPr>
        <w:t>cầu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thủ</w:t>
      </w:r>
      <w:proofErr w:type="spellEnd"/>
      <w:r w:rsidRPr="00B5004C">
        <w:rPr>
          <w:color w:val="292929"/>
          <w:sz w:val="26"/>
          <w:szCs w:val="26"/>
        </w:rPr>
        <w:t xml:space="preserve"> Slovenia </w:t>
      </w:r>
      <w:proofErr w:type="spellStart"/>
      <w:r w:rsidRPr="00B5004C">
        <w:rPr>
          <w:color w:val="292929"/>
          <w:sz w:val="26"/>
          <w:szCs w:val="26"/>
        </w:rPr>
        <w:t>đã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trung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bình</w:t>
      </w:r>
      <w:proofErr w:type="spellEnd"/>
      <w:r w:rsidRPr="00B5004C">
        <w:rPr>
          <w:color w:val="292929"/>
          <w:sz w:val="26"/>
          <w:szCs w:val="26"/>
        </w:rPr>
        <w:t xml:space="preserve"> 13,3 </w:t>
      </w:r>
      <w:proofErr w:type="spellStart"/>
      <w:r w:rsidRPr="00B5004C">
        <w:rPr>
          <w:color w:val="292929"/>
          <w:sz w:val="26"/>
          <w:szCs w:val="26"/>
        </w:rPr>
        <w:t>điểm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36,2% </w:t>
      </w:r>
      <w:proofErr w:type="spellStart"/>
      <w:r w:rsidRPr="00B5004C">
        <w:rPr>
          <w:color w:val="292929"/>
          <w:sz w:val="26"/>
          <w:szCs w:val="26"/>
        </w:rPr>
        <w:t>đến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từ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những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quả</w:t>
      </w:r>
      <w:proofErr w:type="spellEnd"/>
      <w:r w:rsidRPr="00B5004C">
        <w:rPr>
          <w:color w:val="292929"/>
          <w:sz w:val="26"/>
          <w:szCs w:val="26"/>
        </w:rPr>
        <w:t xml:space="preserve"> 3 </w:t>
      </w:r>
      <w:proofErr w:type="spellStart"/>
      <w:r w:rsidRPr="00B5004C">
        <w:rPr>
          <w:color w:val="292929"/>
          <w:sz w:val="26"/>
          <w:szCs w:val="26"/>
        </w:rPr>
        <w:t>điểm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thực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hiện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trung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bình</w:t>
      </w:r>
      <w:proofErr w:type="spellEnd"/>
      <w:r w:rsidRPr="00B5004C">
        <w:rPr>
          <w:color w:val="292929"/>
          <w:sz w:val="26"/>
          <w:szCs w:val="26"/>
        </w:rPr>
        <w:t xml:space="preserve"> 4,7 </w:t>
      </w:r>
      <w:proofErr w:type="spellStart"/>
      <w:r w:rsidRPr="00B5004C">
        <w:rPr>
          <w:color w:val="292929"/>
          <w:sz w:val="26"/>
          <w:szCs w:val="26"/>
        </w:rPr>
        <w:t>đường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kiến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mỗi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trận</w:t>
      </w:r>
      <w:proofErr w:type="spellEnd"/>
      <w:r w:rsidRPr="00B5004C">
        <w:rPr>
          <w:color w:val="292929"/>
          <w:sz w:val="26"/>
          <w:szCs w:val="26"/>
        </w:rPr>
        <w:t xml:space="preserve">. Anh </w:t>
      </w:r>
      <w:proofErr w:type="spellStart"/>
      <w:r w:rsidRPr="00B5004C">
        <w:rPr>
          <w:color w:val="292929"/>
          <w:sz w:val="26"/>
          <w:szCs w:val="26"/>
        </w:rPr>
        <w:t>đồng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thời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nhận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được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All-Star </w:t>
      </w:r>
      <w:proofErr w:type="spellStart"/>
      <w:r w:rsidRPr="00B5004C">
        <w:rPr>
          <w:color w:val="292929"/>
          <w:sz w:val="26"/>
          <w:szCs w:val="26"/>
        </w:rPr>
        <w:t>vào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năm</w:t>
      </w:r>
      <w:proofErr w:type="spellEnd"/>
      <w:r w:rsidRPr="00B5004C">
        <w:rPr>
          <w:color w:val="292929"/>
          <w:sz w:val="26"/>
          <w:szCs w:val="26"/>
        </w:rPr>
        <w:t xml:space="preserve"> 2018.</w:t>
      </w:r>
    </w:p>
    <w:p w14:paraId="1F180B47" w14:textId="0DED6C9A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  <w:r w:rsidRPr="00B5004C">
        <w:rPr>
          <w:rFonts w:ascii="Times New Roman" w:hAnsi="Times New Roman" w:cs="Times New Roman"/>
          <w:sz w:val="26"/>
          <w:szCs w:val="26"/>
        </w:rPr>
        <w:t xml:space="preserve">Link: </w:t>
      </w:r>
      <w:hyperlink r:id="rId32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https://thanhnien.vn/cuu-ngoi-sao-miami-heat-muon-giai-nghe-sau-15-mua-chinh-chien-tai-nba-185231231054237203.htm</w:t>
        </w:r>
      </w:hyperlink>
    </w:p>
    <w:p w14:paraId="3D7DFC4C" w14:textId="590B484E" w:rsidR="00BE2B69" w:rsidRPr="00B5004C" w:rsidRDefault="00BE2B69" w:rsidP="00BE2B69">
      <w:pPr>
        <w:pStyle w:val="Heading1"/>
        <w:shd w:val="clear" w:color="auto" w:fill="FFFFFF"/>
        <w:spacing w:before="0" w:beforeAutospacing="0" w:after="255" w:afterAutospacing="0" w:line="720" w:lineRule="atLeast"/>
        <w:rPr>
          <w:color w:val="292929"/>
          <w:sz w:val="26"/>
          <w:szCs w:val="26"/>
        </w:rPr>
      </w:pPr>
      <w:r w:rsidRPr="00B5004C">
        <w:rPr>
          <w:sz w:val="26"/>
          <w:szCs w:val="26"/>
        </w:rPr>
        <w:t>7.</w:t>
      </w:r>
      <w:r w:rsidRPr="00B5004C">
        <w:rPr>
          <w:color w:val="292929"/>
          <w:sz w:val="26"/>
          <w:szCs w:val="26"/>
        </w:rPr>
        <w:t xml:space="preserve"> </w:t>
      </w:r>
      <w:r w:rsidRPr="00B5004C">
        <w:rPr>
          <w:color w:val="292929"/>
          <w:sz w:val="26"/>
          <w:szCs w:val="26"/>
        </w:rPr>
        <w:t xml:space="preserve">Lebron James </w:t>
      </w:r>
      <w:proofErr w:type="spellStart"/>
      <w:r w:rsidRPr="00B5004C">
        <w:rPr>
          <w:color w:val="292929"/>
          <w:sz w:val="26"/>
          <w:szCs w:val="26"/>
        </w:rPr>
        <w:t>bước</w:t>
      </w:r>
      <w:proofErr w:type="spellEnd"/>
      <w:r w:rsidRPr="00B5004C">
        <w:rPr>
          <w:color w:val="292929"/>
          <w:sz w:val="26"/>
          <w:szCs w:val="26"/>
        </w:rPr>
        <w:t xml:space="preserve"> sang </w:t>
      </w:r>
      <w:proofErr w:type="spellStart"/>
      <w:r w:rsidRPr="00B5004C">
        <w:rPr>
          <w:color w:val="292929"/>
          <w:sz w:val="26"/>
          <w:szCs w:val="26"/>
        </w:rPr>
        <w:t>tuổi</w:t>
      </w:r>
      <w:proofErr w:type="spellEnd"/>
      <w:r w:rsidRPr="00B5004C">
        <w:rPr>
          <w:color w:val="292929"/>
          <w:sz w:val="26"/>
          <w:szCs w:val="26"/>
        </w:rPr>
        <w:t xml:space="preserve"> 39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thành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tích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đáng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nể</w:t>
      </w:r>
      <w:proofErr w:type="spellEnd"/>
      <w:r w:rsidRPr="00B5004C">
        <w:rPr>
          <w:color w:val="292929"/>
          <w:sz w:val="26"/>
          <w:szCs w:val="26"/>
        </w:rPr>
        <w:t xml:space="preserve"> ở Hall of Fame</w:t>
      </w:r>
    </w:p>
    <w:p w14:paraId="3ECCA4F3" w14:textId="77777777" w:rsidR="00BE2B69" w:rsidRPr="00B5004C" w:rsidRDefault="00BE2B69" w:rsidP="00BE2B69">
      <w:pPr>
        <w:pStyle w:val="Heading2"/>
        <w:pBdr>
          <w:top w:val="single" w:sz="6" w:space="18" w:color="EBEBEB"/>
        </w:pBdr>
        <w:shd w:val="clear" w:color="auto" w:fill="FFFFFF"/>
        <w:spacing w:before="0" w:line="390" w:lineRule="atLeast"/>
        <w:rPr>
          <w:rFonts w:ascii="Times New Roman" w:hAnsi="Times New Roman" w:cs="Times New Roman"/>
          <w:color w:val="292929"/>
        </w:rPr>
      </w:pPr>
      <w:proofErr w:type="spellStart"/>
      <w:r w:rsidRPr="00B5004C">
        <w:rPr>
          <w:rFonts w:ascii="Times New Roman" w:hAnsi="Times New Roman" w:cs="Times New Roman"/>
        </w:rPr>
        <w:t>Nội</w:t>
      </w:r>
      <w:proofErr w:type="spellEnd"/>
      <w:r w:rsidRPr="00B5004C">
        <w:rPr>
          <w:rFonts w:ascii="Times New Roman" w:hAnsi="Times New Roman" w:cs="Times New Roman"/>
        </w:rPr>
        <w:t xml:space="preserve"> </w:t>
      </w:r>
      <w:proofErr w:type="spellStart"/>
      <w:r w:rsidRPr="00B5004C">
        <w:rPr>
          <w:rFonts w:ascii="Times New Roman" w:hAnsi="Times New Roman" w:cs="Times New Roman"/>
        </w:rPr>
        <w:t>dung</w:t>
      </w:r>
      <w:r w:rsidRPr="00B5004C">
        <w:rPr>
          <w:rFonts w:ascii="Times New Roman" w:hAnsi="Times New Roman" w:cs="Times New Roman"/>
          <w:color w:val="292929"/>
        </w:rPr>
        <w:t>Hôm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nay (30.12) </w:t>
      </w:r>
      <w:proofErr w:type="spellStart"/>
      <w:r w:rsidRPr="00B5004C">
        <w:rPr>
          <w:rFonts w:ascii="Times New Roman" w:hAnsi="Times New Roman" w:cs="Times New Roman"/>
          <w:color w:val="292929"/>
        </w:rPr>
        <w:t>chính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là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sinh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nhật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lần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thứ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39 </w:t>
      </w:r>
      <w:proofErr w:type="spellStart"/>
      <w:r w:rsidRPr="00B5004C">
        <w:rPr>
          <w:rFonts w:ascii="Times New Roman" w:hAnsi="Times New Roman" w:cs="Times New Roman"/>
          <w:color w:val="292929"/>
        </w:rPr>
        <w:t>của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Lebron James, </w:t>
      </w:r>
      <w:proofErr w:type="spellStart"/>
      <w:r w:rsidRPr="00B5004C">
        <w:rPr>
          <w:rFonts w:ascii="Times New Roman" w:hAnsi="Times New Roman" w:cs="Times New Roman"/>
          <w:color w:val="292929"/>
        </w:rPr>
        <w:t>một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trong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những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cầu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thủ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xuất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sắc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và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vĩ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đại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của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NBA </w:t>
      </w:r>
      <w:proofErr w:type="spellStart"/>
      <w:r w:rsidRPr="00B5004C">
        <w:rPr>
          <w:rFonts w:ascii="Times New Roman" w:hAnsi="Times New Roman" w:cs="Times New Roman"/>
          <w:color w:val="292929"/>
        </w:rPr>
        <w:t>khi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đạt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được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hầu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hết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những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thành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tích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, </w:t>
      </w:r>
      <w:proofErr w:type="spellStart"/>
      <w:r w:rsidRPr="00B5004C">
        <w:rPr>
          <w:rFonts w:ascii="Times New Roman" w:hAnsi="Times New Roman" w:cs="Times New Roman"/>
          <w:color w:val="292929"/>
        </w:rPr>
        <w:t>danh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hiệu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để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bước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vào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ngôi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đền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của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những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huyền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</w:rPr>
        <w:t>thoại</w:t>
      </w:r>
      <w:proofErr w:type="spellEnd"/>
      <w:r w:rsidRPr="00B5004C">
        <w:rPr>
          <w:rFonts w:ascii="Times New Roman" w:hAnsi="Times New Roman" w:cs="Times New Roman"/>
          <w:color w:val="292929"/>
        </w:rPr>
        <w:t>.</w:t>
      </w:r>
    </w:p>
    <w:p w14:paraId="4BE0C53C" w14:textId="77777777" w:rsidR="00BE2B69" w:rsidRPr="00B5004C" w:rsidRDefault="00BE2B69" w:rsidP="00BE2B69">
      <w:pPr>
        <w:pStyle w:val="NormalWeb"/>
        <w:shd w:val="clear" w:color="auto" w:fill="FFFFFF"/>
        <w:spacing w:before="120" w:beforeAutospacing="0" w:after="360" w:afterAutospacing="0"/>
        <w:rPr>
          <w:color w:val="292929"/>
          <w:sz w:val="26"/>
          <w:szCs w:val="26"/>
        </w:rPr>
      </w:pP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những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ngòi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bút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vĩ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đại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theo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dõi</w:t>
      </w:r>
      <w:proofErr w:type="spellEnd"/>
      <w:r w:rsidRPr="00B5004C">
        <w:rPr>
          <w:color w:val="292929"/>
          <w:sz w:val="26"/>
          <w:szCs w:val="26"/>
        </w:rPr>
        <w:t xml:space="preserve"> NBA </w:t>
      </w:r>
      <w:proofErr w:type="spellStart"/>
      <w:r w:rsidRPr="00B5004C">
        <w:rPr>
          <w:color w:val="292929"/>
          <w:sz w:val="26"/>
          <w:szCs w:val="26"/>
        </w:rPr>
        <w:t>là</w:t>
      </w:r>
      <w:proofErr w:type="spellEnd"/>
      <w:r w:rsidRPr="00B5004C">
        <w:rPr>
          <w:color w:val="292929"/>
          <w:sz w:val="26"/>
          <w:szCs w:val="26"/>
        </w:rPr>
        <w:t xml:space="preserve"> Russ Benston </w:t>
      </w:r>
      <w:proofErr w:type="spellStart"/>
      <w:r w:rsidRPr="00B5004C">
        <w:rPr>
          <w:color w:val="292929"/>
          <w:sz w:val="26"/>
          <w:szCs w:val="26"/>
        </w:rPr>
        <w:t>đã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từng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rằng</w:t>
      </w:r>
      <w:proofErr w:type="spellEnd"/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ngày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đó</w:t>
      </w:r>
      <w:proofErr w:type="spellEnd"/>
      <w:r w:rsidRPr="00B5004C">
        <w:rPr>
          <w:color w:val="292929"/>
          <w:sz w:val="26"/>
          <w:szCs w:val="26"/>
        </w:rPr>
        <w:t> </w:t>
      </w:r>
      <w:hyperlink r:id="rId33" w:tooltip="Lebron James" w:history="1">
        <w:r w:rsidRPr="00B5004C">
          <w:rPr>
            <w:rStyle w:val="Hyperlink"/>
            <w:color w:val="0098D1"/>
            <w:sz w:val="26"/>
            <w:szCs w:val="26"/>
          </w:rPr>
          <w:t>Lebron James</w:t>
        </w:r>
      </w:hyperlink>
      <w:r w:rsidRPr="00B5004C">
        <w:rPr>
          <w:color w:val="292929"/>
          <w:sz w:val="26"/>
          <w:szCs w:val="26"/>
        </w:rPr>
        <w:t> </w:t>
      </w:r>
      <w:proofErr w:type="spellStart"/>
      <w:r w:rsidRPr="00B5004C">
        <w:rPr>
          <w:color w:val="292929"/>
          <w:sz w:val="26"/>
          <w:szCs w:val="26"/>
        </w:rPr>
        <w:t>cũng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sẽ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nghệ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chính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thức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bước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hàng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ngũ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những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huyền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thoại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bóng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rổ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nghề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Mỹ</w:t>
      </w:r>
      <w:proofErr w:type="spellEnd"/>
      <w:r w:rsidRPr="00B5004C">
        <w:rPr>
          <w:color w:val="292929"/>
          <w:sz w:val="26"/>
          <w:szCs w:val="26"/>
        </w:rPr>
        <w:t>. “</w:t>
      </w:r>
      <w:proofErr w:type="spellStart"/>
      <w:r w:rsidRPr="00B5004C">
        <w:rPr>
          <w:color w:val="292929"/>
          <w:sz w:val="26"/>
          <w:szCs w:val="26"/>
        </w:rPr>
        <w:t>Hóa</w:t>
      </w:r>
      <w:proofErr w:type="spellEnd"/>
      <w:r w:rsidRPr="00B5004C">
        <w:rPr>
          <w:color w:val="292929"/>
          <w:sz w:val="26"/>
          <w:szCs w:val="26"/>
        </w:rPr>
        <w:t xml:space="preserve"> ra, Lebron </w:t>
      </w:r>
      <w:proofErr w:type="spellStart"/>
      <w:r w:rsidRPr="00B5004C">
        <w:rPr>
          <w:color w:val="292929"/>
          <w:sz w:val="26"/>
          <w:szCs w:val="26"/>
        </w:rPr>
        <w:t>rồi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sẽ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có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thời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gian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như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bất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cứ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tên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tuổi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khác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anh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sẽ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sớm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lui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về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hơn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chúng</w:t>
      </w:r>
      <w:proofErr w:type="spellEnd"/>
      <w:r w:rsidRPr="00B5004C">
        <w:rPr>
          <w:color w:val="292929"/>
          <w:sz w:val="26"/>
          <w:szCs w:val="26"/>
        </w:rPr>
        <w:t xml:space="preserve"> ta </w:t>
      </w:r>
      <w:proofErr w:type="spellStart"/>
      <w:r w:rsidRPr="00B5004C">
        <w:rPr>
          <w:color w:val="292929"/>
          <w:sz w:val="26"/>
          <w:szCs w:val="26"/>
        </w:rPr>
        <w:t>mong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muốn</w:t>
      </w:r>
      <w:proofErr w:type="spellEnd"/>
      <w:r w:rsidRPr="00B5004C">
        <w:rPr>
          <w:color w:val="292929"/>
          <w:sz w:val="26"/>
          <w:szCs w:val="26"/>
        </w:rPr>
        <w:t xml:space="preserve">", </w:t>
      </w:r>
      <w:proofErr w:type="spellStart"/>
      <w:r w:rsidRPr="00B5004C">
        <w:rPr>
          <w:color w:val="292929"/>
          <w:sz w:val="26"/>
          <w:szCs w:val="26"/>
        </w:rPr>
        <w:t>khoảnh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khắc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được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đăng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ngày</w:t>
      </w:r>
      <w:proofErr w:type="spellEnd"/>
      <w:r w:rsidRPr="00B5004C">
        <w:rPr>
          <w:color w:val="292929"/>
          <w:sz w:val="26"/>
          <w:szCs w:val="26"/>
        </w:rPr>
        <w:t xml:space="preserve"> 30.12.2014 </w:t>
      </w:r>
      <w:proofErr w:type="spellStart"/>
      <w:r w:rsidRPr="00B5004C">
        <w:rPr>
          <w:color w:val="292929"/>
          <w:sz w:val="26"/>
          <w:szCs w:val="26"/>
        </w:rPr>
        <w:t>nhân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dịp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sinh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nhật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lần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thứ</w:t>
      </w:r>
      <w:proofErr w:type="spellEnd"/>
      <w:r w:rsidRPr="00B5004C">
        <w:rPr>
          <w:color w:val="292929"/>
          <w:sz w:val="26"/>
          <w:szCs w:val="26"/>
        </w:rPr>
        <w:t xml:space="preserve"> 30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James.</w:t>
      </w:r>
    </w:p>
    <w:p w14:paraId="08FB692A" w14:textId="01B36FB8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0098D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547BD0FC" wp14:editId="5188A1C9">
                <wp:extent cx="18669000" cy="10429875"/>
                <wp:effectExtent l="0" t="0" r="0" b="0"/>
                <wp:docPr id="23" name="Rectangle 23" descr="Lebron James bước sang tuổi 39 với thành tích đáng nể ở Hall of Fame- Ảnh 1.">
                  <a:hlinkClick xmlns:a="http://schemas.openxmlformats.org/drawingml/2006/main" r:id="rId34" tgtFrame="&quot;_blank&quot;" tooltip="&quot;Lebron James xứng đáng bước vào ngôi đền huyền thoại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0" cy="1042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2C25D7" id="Rectangle 23" o:spid="_x0000_s1026" alt="Lebron James bước sang tuổi 39 với thành tích đáng nể ở Hall of Fame- Ảnh 1." href="https://images2.thanhnien.vn/528068263637045248/2023/12/30/screenshot-2023-12-30-200639-1703941725166542232888.png" target="&quot;_blank&quot;" title="&quot;Lebron James xứng đáng bước vào ngôi đền huyền thoại&quot;" style="width:1470pt;height:82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FFE25FC" w14:textId="77777777" w:rsidR="00BE2B69" w:rsidRPr="00B5004C" w:rsidRDefault="00BE2B69" w:rsidP="00BE2B69">
      <w:pPr>
        <w:shd w:val="clear" w:color="auto" w:fill="FFFFFF"/>
        <w:rPr>
          <w:rStyle w:val="Hyperlink"/>
          <w:rFonts w:ascii="Times New Roman" w:hAnsi="Times New Roman" w:cs="Times New Roman"/>
          <w:color w:val="0098D1"/>
          <w:sz w:val="26"/>
          <w:szCs w:val="26"/>
          <w:u w:val="none"/>
        </w:rPr>
      </w:pPr>
      <w:r w:rsidRPr="00B5004C">
        <w:rPr>
          <w:rFonts w:ascii="Times New Roman" w:hAnsi="Times New Roman" w:cs="Times New Roman"/>
          <w:color w:val="292929"/>
          <w:sz w:val="26"/>
          <w:szCs w:val="26"/>
        </w:rPr>
        <w:lastRenderedPageBreak/>
        <w:fldChar w:fldCharType="begin"/>
      </w:r>
      <w:r w:rsidRPr="00B5004C">
        <w:rPr>
          <w:rFonts w:ascii="Times New Roman" w:hAnsi="Times New Roman" w:cs="Times New Roman"/>
          <w:color w:val="292929"/>
          <w:sz w:val="26"/>
          <w:szCs w:val="26"/>
        </w:rPr>
        <w:instrText xml:space="preserve"> HYPERLINK "https://ad.doubleclick.net/ddm/trackclk/N519001.4029011ADBRO/B31051422.381051029;dc_trk_aid=571964423;dc_trk_cid=205255767;dc_lat=;dc_rdid=;tag_for_child_directed_treatment=;tfua=;ltd=;dc_tdv=1" \t "_blank" </w:instrText>
      </w:r>
      <w:r w:rsidRPr="00B5004C">
        <w:rPr>
          <w:rFonts w:ascii="Times New Roman" w:hAnsi="Times New Roman" w:cs="Times New Roman"/>
          <w:color w:val="292929"/>
          <w:sz w:val="26"/>
          <w:szCs w:val="26"/>
        </w:rPr>
        <w:fldChar w:fldCharType="separate"/>
      </w:r>
    </w:p>
    <w:p w14:paraId="4403F117" w14:textId="77777777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color w:val="292929"/>
          <w:sz w:val="26"/>
          <w:szCs w:val="26"/>
        </w:rPr>
        <w:fldChar w:fldCharType="end"/>
      </w:r>
    </w:p>
    <w:p w14:paraId="6644D033" w14:textId="77777777" w:rsidR="00BE2B69" w:rsidRPr="00B5004C" w:rsidRDefault="00BE2B69" w:rsidP="00BE2B69">
      <w:pPr>
        <w:pStyle w:val="adbro-feedbackitem"/>
        <w:numPr>
          <w:ilvl w:val="0"/>
          <w:numId w:val="5"/>
        </w:numPr>
        <w:shd w:val="clear" w:color="auto" w:fill="FFFFFF"/>
        <w:rPr>
          <w:color w:val="292929"/>
          <w:sz w:val="26"/>
          <w:szCs w:val="26"/>
        </w:rPr>
      </w:pPr>
    </w:p>
    <w:p w14:paraId="78F4345A" w14:textId="77777777" w:rsidR="00BE2B69" w:rsidRPr="00B5004C" w:rsidRDefault="00BE2B69" w:rsidP="00BE2B69">
      <w:pPr>
        <w:pStyle w:val="adbro-feedbackitem"/>
        <w:numPr>
          <w:ilvl w:val="0"/>
          <w:numId w:val="5"/>
        </w:numPr>
        <w:shd w:val="clear" w:color="auto" w:fill="FFFFFF"/>
        <w:rPr>
          <w:color w:val="292929"/>
          <w:sz w:val="26"/>
          <w:szCs w:val="26"/>
        </w:rPr>
      </w:pPr>
    </w:p>
    <w:p w14:paraId="4B895C40" w14:textId="77777777" w:rsidR="00BE2B69" w:rsidRPr="00B5004C" w:rsidRDefault="00BE2B69" w:rsidP="00BE2B69">
      <w:pPr>
        <w:pStyle w:val="adbro-feedbackitem"/>
        <w:numPr>
          <w:ilvl w:val="0"/>
          <w:numId w:val="5"/>
        </w:numPr>
        <w:shd w:val="clear" w:color="auto" w:fill="FFFFFF"/>
        <w:rPr>
          <w:color w:val="292929"/>
          <w:sz w:val="26"/>
          <w:szCs w:val="26"/>
        </w:rPr>
      </w:pPr>
    </w:p>
    <w:p w14:paraId="6FA4F151" w14:textId="77777777" w:rsidR="00BE2B69" w:rsidRPr="00B5004C" w:rsidRDefault="00BE2B69" w:rsidP="00BE2B69">
      <w:pPr>
        <w:pStyle w:val="adbro-feedbackitem"/>
        <w:numPr>
          <w:ilvl w:val="0"/>
          <w:numId w:val="5"/>
        </w:numPr>
        <w:shd w:val="clear" w:color="auto" w:fill="FFFFFF"/>
        <w:rPr>
          <w:color w:val="292929"/>
          <w:sz w:val="26"/>
          <w:szCs w:val="26"/>
        </w:rPr>
      </w:pPr>
    </w:p>
    <w:p w14:paraId="25CAAA1C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 w:line="300" w:lineRule="atLeast"/>
        <w:rPr>
          <w:color w:val="292929"/>
          <w:sz w:val="26"/>
          <w:szCs w:val="26"/>
        </w:rPr>
      </w:pPr>
      <w:r w:rsidRPr="00B5004C">
        <w:rPr>
          <w:color w:val="292929"/>
          <w:sz w:val="26"/>
          <w:szCs w:val="26"/>
        </w:rPr>
        <w:t xml:space="preserve">Lebron James </w:t>
      </w:r>
      <w:proofErr w:type="spellStart"/>
      <w:r w:rsidRPr="00B5004C">
        <w:rPr>
          <w:color w:val="292929"/>
          <w:sz w:val="26"/>
          <w:szCs w:val="26"/>
        </w:rPr>
        <w:t>xứng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đáng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bước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ngôi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đền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huyền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thoại</w:t>
      </w:r>
      <w:proofErr w:type="spellEnd"/>
    </w:p>
    <w:p w14:paraId="6AECCD69" w14:textId="77777777" w:rsidR="00BE2B69" w:rsidRPr="00B5004C" w:rsidRDefault="00BE2B69" w:rsidP="00BE2B69">
      <w:pPr>
        <w:shd w:val="clear" w:color="auto" w:fill="FFFFFF"/>
        <w:spacing w:line="300" w:lineRule="atLeast"/>
        <w:jc w:val="center"/>
        <w:rPr>
          <w:rFonts w:ascii="Times New Roman" w:hAnsi="Times New Roman" w:cs="Times New Roman"/>
          <w:color w:val="8B8B8B"/>
          <w:sz w:val="26"/>
          <w:szCs w:val="26"/>
        </w:rPr>
      </w:pPr>
      <w:r w:rsidRPr="00B5004C">
        <w:rPr>
          <w:rFonts w:ascii="Times New Roman" w:hAnsi="Times New Roman" w:cs="Times New Roman"/>
          <w:color w:val="8B8B8B"/>
          <w:sz w:val="26"/>
          <w:szCs w:val="26"/>
        </w:rPr>
        <w:t>NBA</w:t>
      </w:r>
    </w:p>
    <w:p w14:paraId="19911BCD" w14:textId="77777777" w:rsidR="00BE2B69" w:rsidRPr="00B5004C" w:rsidRDefault="00BE2B69" w:rsidP="00BE2B69">
      <w:pPr>
        <w:pStyle w:val="NormalWeb"/>
        <w:shd w:val="clear" w:color="auto" w:fill="FFFFFF"/>
        <w:spacing w:before="120" w:beforeAutospacing="0" w:after="360" w:afterAutospacing="0"/>
        <w:rPr>
          <w:color w:val="292929"/>
          <w:sz w:val="26"/>
          <w:szCs w:val="26"/>
        </w:rPr>
      </w:pPr>
      <w:r w:rsidRPr="00B5004C">
        <w:rPr>
          <w:color w:val="292929"/>
          <w:sz w:val="26"/>
          <w:szCs w:val="26"/>
        </w:rPr>
        <w:t xml:space="preserve">Quay </w:t>
      </w:r>
      <w:proofErr w:type="spellStart"/>
      <w:r w:rsidRPr="00B5004C">
        <w:rPr>
          <w:color w:val="292929"/>
          <w:sz w:val="26"/>
          <w:szCs w:val="26"/>
        </w:rPr>
        <w:t>ngược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lại</w:t>
      </w:r>
      <w:proofErr w:type="spellEnd"/>
      <w:r w:rsidRPr="00B5004C">
        <w:rPr>
          <w:color w:val="292929"/>
          <w:sz w:val="26"/>
          <w:szCs w:val="26"/>
        </w:rPr>
        <w:t xml:space="preserve"> 9 </w:t>
      </w:r>
      <w:proofErr w:type="spellStart"/>
      <w:r w:rsidRPr="00B5004C">
        <w:rPr>
          <w:color w:val="292929"/>
          <w:sz w:val="26"/>
          <w:szCs w:val="26"/>
        </w:rPr>
        <w:t>năm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trước</w:t>
      </w:r>
      <w:proofErr w:type="spellEnd"/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khi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mọi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đồn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đoán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rằng</w:t>
      </w:r>
      <w:proofErr w:type="spellEnd"/>
      <w:r w:rsidRPr="00B5004C">
        <w:rPr>
          <w:color w:val="292929"/>
          <w:sz w:val="26"/>
          <w:szCs w:val="26"/>
        </w:rPr>
        <w:t xml:space="preserve"> James </w:t>
      </w:r>
      <w:proofErr w:type="spellStart"/>
      <w:r w:rsidRPr="00B5004C">
        <w:rPr>
          <w:color w:val="292929"/>
          <w:sz w:val="26"/>
          <w:szCs w:val="26"/>
        </w:rPr>
        <w:t>sẽ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sớm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nghệ</w:t>
      </w:r>
      <w:proofErr w:type="spellEnd"/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nhưng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có</w:t>
      </w:r>
      <w:proofErr w:type="spellEnd"/>
      <w:r w:rsidRPr="00B5004C">
        <w:rPr>
          <w:color w:val="292929"/>
          <w:sz w:val="26"/>
          <w:szCs w:val="26"/>
        </w:rPr>
        <w:t xml:space="preserve"> ai </w:t>
      </w:r>
      <w:proofErr w:type="spellStart"/>
      <w:r w:rsidRPr="00B5004C">
        <w:rPr>
          <w:color w:val="292929"/>
          <w:sz w:val="26"/>
          <w:szCs w:val="26"/>
        </w:rPr>
        <w:t>ngờ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rằng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kể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từ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chạm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mốc</w:t>
      </w:r>
      <w:proofErr w:type="spellEnd"/>
      <w:r w:rsidRPr="00B5004C">
        <w:rPr>
          <w:color w:val="292929"/>
          <w:sz w:val="26"/>
          <w:szCs w:val="26"/>
        </w:rPr>
        <w:t xml:space="preserve"> 30 </w:t>
      </w:r>
      <w:proofErr w:type="spellStart"/>
      <w:r w:rsidRPr="00B5004C">
        <w:rPr>
          <w:color w:val="292929"/>
          <w:sz w:val="26"/>
          <w:szCs w:val="26"/>
        </w:rPr>
        <w:t>tuổi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lúc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sự</w:t>
      </w:r>
      <w:proofErr w:type="spellEnd"/>
      <w:r w:rsidRPr="00B5004C">
        <w:rPr>
          <w:color w:val="292929"/>
          <w:sz w:val="26"/>
          <w:szCs w:val="26"/>
        </w:rPr>
        <w:t xml:space="preserve"> “</w:t>
      </w:r>
      <w:proofErr w:type="spellStart"/>
      <w:r w:rsidRPr="00B5004C">
        <w:rPr>
          <w:color w:val="292929"/>
          <w:sz w:val="26"/>
          <w:szCs w:val="26"/>
        </w:rPr>
        <w:t>chín</w:t>
      </w:r>
      <w:proofErr w:type="spellEnd"/>
      <w:r w:rsidRPr="00B5004C">
        <w:rPr>
          <w:color w:val="292929"/>
          <w:sz w:val="26"/>
          <w:szCs w:val="26"/>
        </w:rPr>
        <w:t xml:space="preserve">” </w:t>
      </w:r>
      <w:proofErr w:type="spellStart"/>
      <w:r w:rsidRPr="00B5004C">
        <w:rPr>
          <w:color w:val="292929"/>
          <w:sz w:val="26"/>
          <w:szCs w:val="26"/>
        </w:rPr>
        <w:t>của</w:t>
      </w:r>
      <w:proofErr w:type="spellEnd"/>
      <w:r w:rsidRPr="00B5004C">
        <w:rPr>
          <w:color w:val="292929"/>
          <w:sz w:val="26"/>
          <w:szCs w:val="26"/>
        </w:rPr>
        <w:t xml:space="preserve"> James </w:t>
      </w:r>
      <w:proofErr w:type="spellStart"/>
      <w:r w:rsidRPr="00B5004C">
        <w:rPr>
          <w:color w:val="292929"/>
          <w:sz w:val="26"/>
          <w:szCs w:val="26"/>
        </w:rPr>
        <w:t>mới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thật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sự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tới</w:t>
      </w:r>
      <w:proofErr w:type="spellEnd"/>
      <w:r w:rsidRPr="00B5004C">
        <w:rPr>
          <w:color w:val="292929"/>
          <w:sz w:val="26"/>
          <w:szCs w:val="26"/>
        </w:rPr>
        <w:t xml:space="preserve">. Anh </w:t>
      </w:r>
      <w:proofErr w:type="spellStart"/>
      <w:r w:rsidRPr="00B5004C">
        <w:rPr>
          <w:color w:val="292929"/>
          <w:sz w:val="26"/>
          <w:szCs w:val="26"/>
        </w:rPr>
        <w:t>ghi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nhiều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điểm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hơn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số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điểm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quân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bình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hơn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cả</w:t>
      </w:r>
      <w:proofErr w:type="spellEnd"/>
      <w:r w:rsidRPr="00B5004C">
        <w:rPr>
          <w:color w:val="292929"/>
          <w:sz w:val="26"/>
          <w:szCs w:val="26"/>
        </w:rPr>
        <w:t xml:space="preserve"> Sam Jones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Tim Hardaway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suốt</w:t>
      </w:r>
      <w:proofErr w:type="spellEnd"/>
      <w:r w:rsidRPr="00B5004C">
        <w:rPr>
          <w:color w:val="292929"/>
          <w:sz w:val="26"/>
          <w:szCs w:val="26"/>
        </w:rPr>
        <w:t xml:space="preserve"> Hall of Fame.</w:t>
      </w:r>
    </w:p>
    <w:p w14:paraId="7EEDD168" w14:textId="77777777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</w:p>
    <w:p w14:paraId="0487866F" w14:textId="0DB624A4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Đó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là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chưa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kể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đến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hơn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4.600 rebounds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và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4.600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hỗ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trợ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,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gần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750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cú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steals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và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400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pha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blocks,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những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con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số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có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thể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gần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như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là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“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vô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tiền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khoáng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hậu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".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Hơn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thế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, Lebron James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còn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9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lần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tham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dự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All-Star, 9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bình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chọn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NBA, MVP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mùa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giải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, 5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lần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tham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dự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NBA Finals, 2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chức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vô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địch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NBA, 2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danh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hiệu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MVP Finals...</w:t>
      </w:r>
    </w:p>
    <w:p w14:paraId="4A7B2394" w14:textId="299B3B6C" w:rsidR="00BE2B69" w:rsidRPr="00B5004C" w:rsidRDefault="00BE2B69" w:rsidP="00BE2B69">
      <w:pPr>
        <w:pStyle w:val="Heading1"/>
        <w:shd w:val="clear" w:color="auto" w:fill="FFFFFF"/>
        <w:spacing w:before="0" w:beforeAutospacing="0" w:after="0" w:afterAutospacing="0"/>
        <w:rPr>
          <w:color w:val="1F1F1F"/>
          <w:sz w:val="26"/>
          <w:szCs w:val="26"/>
        </w:rPr>
      </w:pPr>
      <w:r w:rsidRPr="00B5004C">
        <w:rPr>
          <w:color w:val="292929"/>
          <w:sz w:val="26"/>
          <w:szCs w:val="26"/>
        </w:rPr>
        <w:t>8.</w:t>
      </w:r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"</w:t>
      </w:r>
      <w:proofErr w:type="spellStart"/>
      <w:r w:rsidRPr="00B5004C">
        <w:rPr>
          <w:color w:val="1F1F1F"/>
          <w:sz w:val="26"/>
          <w:szCs w:val="26"/>
        </w:rPr>
        <w:t>khủng</w:t>
      </w:r>
      <w:proofErr w:type="spellEnd"/>
      <w:r w:rsidRPr="00B5004C">
        <w:rPr>
          <w:color w:val="1F1F1F"/>
          <w:sz w:val="26"/>
          <w:szCs w:val="26"/>
        </w:rPr>
        <w:t xml:space="preserve">"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NBA In-Season Tournament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ý </w:t>
      </w:r>
      <w:proofErr w:type="spellStart"/>
      <w:r w:rsidRPr="00B5004C">
        <w:rPr>
          <w:color w:val="1F1F1F"/>
          <w:sz w:val="26"/>
          <w:szCs w:val="26"/>
        </w:rPr>
        <w:t>nghĩa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</w:p>
    <w:p w14:paraId="36D3C2B6" w14:textId="5F5814BA" w:rsidR="00B5004C" w:rsidRPr="00B5004C" w:rsidRDefault="00BE2B69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292929"/>
          <w:sz w:val="26"/>
          <w:szCs w:val="26"/>
        </w:rPr>
        <w:t>Nội</w:t>
      </w:r>
      <w:proofErr w:type="spellEnd"/>
      <w:r w:rsidRPr="00B5004C">
        <w:rPr>
          <w:color w:val="292929"/>
          <w:sz w:val="26"/>
          <w:szCs w:val="26"/>
        </w:rPr>
        <w:t xml:space="preserve"> dung</w:t>
      </w:r>
      <w:r w:rsidR="00B5004C" w:rsidRPr="00B5004C">
        <w:rPr>
          <w:color w:val="292929"/>
          <w:sz w:val="26"/>
          <w:szCs w:val="26"/>
        </w:rPr>
        <w:t>:</w:t>
      </w:r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Khi</w:t>
      </w:r>
      <w:proofErr w:type="spellEnd"/>
      <w:r w:rsidR="00B5004C" w:rsidRPr="00B5004C">
        <w:rPr>
          <w:color w:val="1F1F1F"/>
          <w:sz w:val="26"/>
          <w:szCs w:val="26"/>
        </w:rPr>
        <w:t xml:space="preserve"> NBA In-Season Tournament </w:t>
      </w:r>
      <w:proofErr w:type="spellStart"/>
      <w:r w:rsidR="00B5004C" w:rsidRPr="00B5004C">
        <w:rPr>
          <w:color w:val="1F1F1F"/>
          <w:sz w:val="26"/>
          <w:szCs w:val="26"/>
        </w:rPr>
        <w:t>được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công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bố</w:t>
      </w:r>
      <w:proofErr w:type="spellEnd"/>
      <w:r w:rsidR="00B5004C" w:rsidRPr="00B5004C">
        <w:rPr>
          <w:color w:val="1F1F1F"/>
          <w:sz w:val="26"/>
          <w:szCs w:val="26"/>
        </w:rPr>
        <w:t xml:space="preserve">, </w:t>
      </w:r>
      <w:proofErr w:type="spellStart"/>
      <w:r w:rsidR="00B5004C" w:rsidRPr="00B5004C">
        <w:rPr>
          <w:color w:val="1F1F1F"/>
          <w:sz w:val="26"/>
          <w:szCs w:val="26"/>
        </w:rPr>
        <w:t>đã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có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rất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nhiều</w:t>
      </w:r>
      <w:proofErr w:type="spellEnd"/>
      <w:r w:rsidR="00B5004C" w:rsidRPr="00B5004C">
        <w:rPr>
          <w:color w:val="1F1F1F"/>
          <w:sz w:val="26"/>
          <w:szCs w:val="26"/>
        </w:rPr>
        <w:t xml:space="preserve"> ý </w:t>
      </w:r>
      <w:proofErr w:type="spellStart"/>
      <w:r w:rsidR="00B5004C" w:rsidRPr="00B5004C">
        <w:rPr>
          <w:color w:val="1F1F1F"/>
          <w:sz w:val="26"/>
          <w:szCs w:val="26"/>
        </w:rPr>
        <w:t>kiến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nghi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ngờ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về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việc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liệu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các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cầu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thủ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có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xem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đây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là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một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giải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đấu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nghiêm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túc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để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tham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dự</w:t>
      </w:r>
      <w:proofErr w:type="spellEnd"/>
      <w:r w:rsidR="00B5004C" w:rsidRPr="00B5004C">
        <w:rPr>
          <w:color w:val="1F1F1F"/>
          <w:sz w:val="26"/>
          <w:szCs w:val="26"/>
        </w:rPr>
        <w:t xml:space="preserve">, </w:t>
      </w:r>
      <w:proofErr w:type="spellStart"/>
      <w:r w:rsidR="00B5004C" w:rsidRPr="00B5004C">
        <w:rPr>
          <w:color w:val="1F1F1F"/>
          <w:sz w:val="26"/>
          <w:szCs w:val="26"/>
        </w:rPr>
        <w:t>hoặc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họ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sẽ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tiếp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tục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thi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đấu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giữ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sức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cho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cuộc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chiến</w:t>
      </w:r>
      <w:proofErr w:type="spellEnd"/>
      <w:r w:rsidR="00B5004C" w:rsidRPr="00B5004C">
        <w:rPr>
          <w:color w:val="1F1F1F"/>
          <w:sz w:val="26"/>
          <w:szCs w:val="26"/>
        </w:rPr>
        <w:t xml:space="preserve"> ở </w:t>
      </w:r>
      <w:proofErr w:type="spellStart"/>
      <w:r w:rsidR="00B5004C" w:rsidRPr="00B5004C">
        <w:rPr>
          <w:color w:val="1F1F1F"/>
          <w:sz w:val="26"/>
          <w:szCs w:val="26"/>
        </w:rPr>
        <w:t>vòng</w:t>
      </w:r>
      <w:proofErr w:type="spellEnd"/>
      <w:r w:rsidR="00B5004C" w:rsidRPr="00B5004C">
        <w:rPr>
          <w:color w:val="1F1F1F"/>
          <w:sz w:val="26"/>
          <w:szCs w:val="26"/>
        </w:rPr>
        <w:t xml:space="preserve"> Playoff. </w:t>
      </w:r>
      <w:proofErr w:type="spellStart"/>
      <w:r w:rsidR="00B5004C" w:rsidRPr="00B5004C">
        <w:rPr>
          <w:color w:val="1F1F1F"/>
          <w:sz w:val="26"/>
          <w:szCs w:val="26"/>
        </w:rPr>
        <w:t>Khi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giai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đoạn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vòng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bảng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khép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lại</w:t>
      </w:r>
      <w:proofErr w:type="spellEnd"/>
      <w:r w:rsidR="00B5004C" w:rsidRPr="00B5004C">
        <w:rPr>
          <w:color w:val="1F1F1F"/>
          <w:sz w:val="26"/>
          <w:szCs w:val="26"/>
        </w:rPr>
        <w:t xml:space="preserve">, </w:t>
      </w:r>
      <w:proofErr w:type="spellStart"/>
      <w:r w:rsidR="00B5004C" w:rsidRPr="00B5004C">
        <w:rPr>
          <w:color w:val="1F1F1F"/>
          <w:sz w:val="26"/>
          <w:szCs w:val="26"/>
        </w:rPr>
        <w:t>tất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cả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những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nghi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ngờ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đó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đã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bị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xóa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bỏ</w:t>
      </w:r>
      <w:proofErr w:type="spellEnd"/>
      <w:r w:rsidR="00B5004C" w:rsidRPr="00B5004C">
        <w:rPr>
          <w:color w:val="1F1F1F"/>
          <w:sz w:val="26"/>
          <w:szCs w:val="26"/>
        </w:rPr>
        <w:t xml:space="preserve">, </w:t>
      </w:r>
      <w:proofErr w:type="spellStart"/>
      <w:r w:rsidR="00B5004C" w:rsidRPr="00B5004C">
        <w:rPr>
          <w:color w:val="1F1F1F"/>
          <w:sz w:val="26"/>
          <w:szCs w:val="26"/>
        </w:rPr>
        <w:t>khi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các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cầu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thủ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luôn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bày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tỏ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khát</w:t>
      </w:r>
      <w:proofErr w:type="spellEnd"/>
      <w:r w:rsidR="00B5004C" w:rsidRPr="00B5004C">
        <w:rPr>
          <w:color w:val="1F1F1F"/>
          <w:sz w:val="26"/>
          <w:szCs w:val="26"/>
        </w:rPr>
        <w:t xml:space="preserve"> khao </w:t>
      </w:r>
      <w:proofErr w:type="spellStart"/>
      <w:r w:rsidR="00B5004C" w:rsidRPr="00B5004C">
        <w:rPr>
          <w:color w:val="1F1F1F"/>
          <w:sz w:val="26"/>
          <w:szCs w:val="26"/>
        </w:rPr>
        <w:t>chiến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thắng</w:t>
      </w:r>
      <w:proofErr w:type="spellEnd"/>
      <w:r w:rsidR="00B5004C" w:rsidRPr="00B5004C">
        <w:rPr>
          <w:color w:val="1F1F1F"/>
          <w:sz w:val="26"/>
          <w:szCs w:val="26"/>
        </w:rPr>
        <w:t xml:space="preserve"> ở </w:t>
      </w:r>
      <w:proofErr w:type="spellStart"/>
      <w:r w:rsidR="00B5004C" w:rsidRPr="00B5004C">
        <w:rPr>
          <w:color w:val="1F1F1F"/>
          <w:sz w:val="26"/>
          <w:szCs w:val="26"/>
        </w:rPr>
        <w:t>mức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cao</w:t>
      </w:r>
      <w:proofErr w:type="spellEnd"/>
      <w:r w:rsidR="00B5004C" w:rsidRPr="00B5004C">
        <w:rPr>
          <w:color w:val="1F1F1F"/>
          <w:sz w:val="26"/>
          <w:szCs w:val="26"/>
        </w:rPr>
        <w:t xml:space="preserve"> </w:t>
      </w:r>
      <w:proofErr w:type="spellStart"/>
      <w:r w:rsidR="00B5004C" w:rsidRPr="00B5004C">
        <w:rPr>
          <w:color w:val="1F1F1F"/>
          <w:sz w:val="26"/>
          <w:szCs w:val="26"/>
        </w:rPr>
        <w:t>nhất</w:t>
      </w:r>
      <w:proofErr w:type="spellEnd"/>
      <w:r w:rsidR="00B5004C" w:rsidRPr="00B5004C">
        <w:rPr>
          <w:color w:val="1F1F1F"/>
          <w:sz w:val="26"/>
          <w:szCs w:val="26"/>
        </w:rPr>
        <w:t>.</w:t>
      </w:r>
    </w:p>
    <w:p w14:paraId="74E1917D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màn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đối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căng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giờ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phút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cuối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cùng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như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giữa</w:t>
      </w:r>
      <w:proofErr w:type="spellEnd"/>
      <w:r w:rsidRPr="00B5004C">
        <w:rPr>
          <w:color w:val="1F1F1F"/>
          <w:sz w:val="26"/>
          <w:szCs w:val="26"/>
        </w:rPr>
        <w:t xml:space="preserve"> Golden State Warriors vs Sacramento Kings </w:t>
      </w:r>
      <w:proofErr w:type="spellStart"/>
      <w:r w:rsidRPr="00B5004C">
        <w:rPr>
          <w:color w:val="1F1F1F"/>
          <w:sz w:val="26"/>
          <w:szCs w:val="26"/>
        </w:rPr>
        <w:t>vào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sáng</w:t>
      </w:r>
      <w:proofErr w:type="spellEnd"/>
      <w:r w:rsidRPr="00B5004C">
        <w:rPr>
          <w:color w:val="1F1F1F"/>
          <w:sz w:val="26"/>
          <w:szCs w:val="26"/>
        </w:rPr>
        <w:t xml:space="preserve"> 29/11 (</w:t>
      </w:r>
      <w:proofErr w:type="spellStart"/>
      <w:r w:rsidRPr="00B5004C">
        <w:rPr>
          <w:color w:val="1F1F1F"/>
          <w:sz w:val="26"/>
          <w:szCs w:val="26"/>
        </w:rPr>
        <w:t>giờ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Việt</w:t>
      </w:r>
      <w:proofErr w:type="spellEnd"/>
      <w:r w:rsidRPr="00B5004C">
        <w:rPr>
          <w:color w:val="1F1F1F"/>
          <w:sz w:val="26"/>
          <w:szCs w:val="26"/>
        </w:rPr>
        <w:t xml:space="preserve"> Nam)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minh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rõ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nét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nhất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hiểu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rằng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họ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viên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chuyên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nghiệp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phải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xứng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gì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khán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vọng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0C974C4B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Không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chỉ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vậy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cực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lớn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trong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nguyên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nhân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chính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thúc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đẩy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cạnh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tranh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giữa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235691AB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b/>
          <w:bCs/>
          <w:color w:val="1F1F1F"/>
          <w:sz w:val="26"/>
          <w:szCs w:val="26"/>
        </w:rPr>
        <w:t>NBA LEAGUE PASS: </w:t>
      </w:r>
      <w:proofErr w:type="spellStart"/>
      <w:r w:rsidRPr="00B5004C">
        <w:rPr>
          <w:b/>
          <w:bCs/>
          <w:color w:val="1F1F1F"/>
          <w:sz w:val="26"/>
          <w:szCs w:val="26"/>
        </w:rPr>
        <w:fldChar w:fldCharType="begin"/>
      </w:r>
      <w:r w:rsidRPr="00B5004C">
        <w:rPr>
          <w:b/>
          <w:bCs/>
          <w:color w:val="1F1F1F"/>
          <w:sz w:val="26"/>
          <w:szCs w:val="26"/>
        </w:rPr>
        <w:instrText xml:space="preserve"> HYPERLINK "https://www.nba.com/watch/league-pass-stream?irclickid=1NpzlHylrzT1RCI2k726MVnOUkA0Pq22LSYVUU0&amp;irgwc=1" </w:instrText>
      </w:r>
      <w:r w:rsidRPr="00B5004C">
        <w:rPr>
          <w:b/>
          <w:bCs/>
          <w:color w:val="1F1F1F"/>
          <w:sz w:val="26"/>
          <w:szCs w:val="26"/>
        </w:rPr>
        <w:fldChar w:fldCharType="separate"/>
      </w:r>
      <w:r w:rsidRPr="00B5004C">
        <w:rPr>
          <w:rStyle w:val="Hyperlink"/>
          <w:b/>
          <w:bCs/>
          <w:color w:val="EF3340"/>
          <w:sz w:val="26"/>
          <w:szCs w:val="26"/>
        </w:rPr>
        <w:t>Đăng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ký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ngay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để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theo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dõi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mọi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trận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đấu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(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Dùng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thử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7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ngày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MIỄN PHÍ)</w:t>
      </w:r>
      <w:r w:rsidRPr="00B5004C">
        <w:rPr>
          <w:b/>
          <w:bCs/>
          <w:color w:val="1F1F1F"/>
          <w:sz w:val="26"/>
          <w:szCs w:val="26"/>
        </w:rPr>
        <w:fldChar w:fldCharType="end"/>
      </w:r>
    </w:p>
    <w:p w14:paraId="4B1F1E58" w14:textId="77777777" w:rsidR="00B5004C" w:rsidRPr="00B5004C" w:rsidRDefault="00B5004C" w:rsidP="00B5004C">
      <w:pPr>
        <w:pStyle w:val="Heading2"/>
        <w:shd w:val="clear" w:color="auto" w:fill="FFFFFF"/>
        <w:rPr>
          <w:rFonts w:ascii="Times New Roman" w:hAnsi="Times New Roman" w:cs="Times New Roman"/>
          <w:color w:val="1F1F1F"/>
        </w:rPr>
      </w:pPr>
      <w:proofErr w:type="spellStart"/>
      <w:r w:rsidRPr="00B5004C">
        <w:rPr>
          <w:rFonts w:ascii="Times New Roman" w:hAnsi="Times New Roman" w:cs="Times New Roman"/>
          <w:color w:val="1F1F1F"/>
        </w:rPr>
        <w:lastRenderedPageBreak/>
        <w:t>Tiền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thưởng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cho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đội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vô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địch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NBA In-Season Tournament</w:t>
      </w:r>
    </w:p>
    <w:p w14:paraId="03DBEBEA" w14:textId="77777777" w:rsidR="00B5004C" w:rsidRPr="00B5004C" w:rsidRDefault="00B5004C" w:rsidP="00B5004C">
      <w:pPr>
        <w:pStyle w:val="text-align-justify"/>
        <w:numPr>
          <w:ilvl w:val="0"/>
          <w:numId w:val="6"/>
        </w:numPr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rStyle w:val="Strong"/>
          <w:color w:val="1F1F1F"/>
          <w:sz w:val="26"/>
          <w:szCs w:val="26"/>
        </w:rPr>
        <w:t>Vô</w:t>
      </w:r>
      <w:proofErr w:type="spellEnd"/>
      <w:r w:rsidRPr="00B5004C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1F1F1F"/>
          <w:sz w:val="26"/>
          <w:szCs w:val="26"/>
        </w:rPr>
        <w:t>địch</w:t>
      </w:r>
      <w:proofErr w:type="spellEnd"/>
      <w:r w:rsidRPr="00B5004C">
        <w:rPr>
          <w:rStyle w:val="Strong"/>
          <w:color w:val="1F1F1F"/>
          <w:sz w:val="26"/>
          <w:szCs w:val="26"/>
        </w:rPr>
        <w:t>: </w:t>
      </w:r>
      <w:r w:rsidRPr="00B5004C">
        <w:rPr>
          <w:color w:val="1F1F1F"/>
          <w:sz w:val="26"/>
          <w:szCs w:val="26"/>
        </w:rPr>
        <w:t xml:space="preserve">500.000 USD </w:t>
      </w:r>
      <w:proofErr w:type="spellStart"/>
      <w:r w:rsidRPr="00B5004C">
        <w:rPr>
          <w:color w:val="1F1F1F"/>
          <w:sz w:val="26"/>
          <w:szCs w:val="26"/>
        </w:rPr>
        <w:t>mỗi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</w:p>
    <w:p w14:paraId="26F63099" w14:textId="77777777" w:rsidR="00B5004C" w:rsidRPr="00B5004C" w:rsidRDefault="00B5004C" w:rsidP="00B5004C">
      <w:pPr>
        <w:pStyle w:val="text-align-justify"/>
        <w:numPr>
          <w:ilvl w:val="0"/>
          <w:numId w:val="6"/>
        </w:numPr>
        <w:shd w:val="clear" w:color="auto" w:fill="FFFFFF"/>
        <w:rPr>
          <w:color w:val="1F1F1F"/>
          <w:sz w:val="26"/>
          <w:szCs w:val="26"/>
        </w:rPr>
      </w:pPr>
      <w:r w:rsidRPr="00B5004C">
        <w:rPr>
          <w:rStyle w:val="Strong"/>
          <w:color w:val="1F1F1F"/>
          <w:sz w:val="26"/>
          <w:szCs w:val="26"/>
        </w:rPr>
        <w:t xml:space="preserve">Á </w:t>
      </w:r>
      <w:proofErr w:type="spellStart"/>
      <w:r w:rsidRPr="00B5004C">
        <w:rPr>
          <w:rStyle w:val="Strong"/>
          <w:color w:val="1F1F1F"/>
          <w:sz w:val="26"/>
          <w:szCs w:val="26"/>
        </w:rPr>
        <w:t>quân</w:t>
      </w:r>
      <w:proofErr w:type="spellEnd"/>
      <w:r w:rsidRPr="00B5004C">
        <w:rPr>
          <w:rStyle w:val="Strong"/>
          <w:color w:val="1F1F1F"/>
          <w:sz w:val="26"/>
          <w:szCs w:val="26"/>
        </w:rPr>
        <w:t>: </w:t>
      </w:r>
      <w:r w:rsidRPr="00B5004C">
        <w:rPr>
          <w:color w:val="1F1F1F"/>
          <w:sz w:val="26"/>
          <w:szCs w:val="26"/>
        </w:rPr>
        <w:t xml:space="preserve">200.000 USD </w:t>
      </w:r>
      <w:proofErr w:type="spellStart"/>
      <w:r w:rsidRPr="00B5004C">
        <w:rPr>
          <w:color w:val="1F1F1F"/>
          <w:sz w:val="26"/>
          <w:szCs w:val="26"/>
        </w:rPr>
        <w:t>mỗi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</w:p>
    <w:p w14:paraId="4DB32716" w14:textId="77777777" w:rsidR="00B5004C" w:rsidRPr="00B5004C" w:rsidRDefault="00B5004C" w:rsidP="00B5004C">
      <w:pPr>
        <w:pStyle w:val="text-align-justify"/>
        <w:numPr>
          <w:ilvl w:val="0"/>
          <w:numId w:val="6"/>
        </w:numPr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b/>
          <w:bCs/>
          <w:color w:val="1F1F1F"/>
          <w:sz w:val="26"/>
          <w:szCs w:val="26"/>
        </w:rPr>
        <w:t>Bán</w:t>
      </w:r>
      <w:proofErr w:type="spellEnd"/>
      <w:r w:rsidRPr="00B5004C">
        <w:rPr>
          <w:b/>
          <w:bCs/>
          <w:color w:val="1F1F1F"/>
          <w:sz w:val="26"/>
          <w:szCs w:val="26"/>
        </w:rPr>
        <w:t xml:space="preserve"> </w:t>
      </w:r>
      <w:proofErr w:type="spellStart"/>
      <w:r w:rsidRPr="00B5004C">
        <w:rPr>
          <w:b/>
          <w:bCs/>
          <w:color w:val="1F1F1F"/>
          <w:sz w:val="26"/>
          <w:szCs w:val="26"/>
        </w:rPr>
        <w:t>kết</w:t>
      </w:r>
      <w:proofErr w:type="spellEnd"/>
      <w:r w:rsidRPr="00B5004C">
        <w:rPr>
          <w:b/>
          <w:bCs/>
          <w:color w:val="1F1F1F"/>
          <w:sz w:val="26"/>
          <w:szCs w:val="26"/>
        </w:rPr>
        <w:t>: </w:t>
      </w:r>
      <w:r w:rsidRPr="00B5004C">
        <w:rPr>
          <w:color w:val="1F1F1F"/>
          <w:sz w:val="26"/>
          <w:szCs w:val="26"/>
        </w:rPr>
        <w:t xml:space="preserve">100.000 USD </w:t>
      </w:r>
      <w:proofErr w:type="spellStart"/>
      <w:r w:rsidRPr="00B5004C">
        <w:rPr>
          <w:color w:val="1F1F1F"/>
          <w:sz w:val="26"/>
          <w:szCs w:val="26"/>
        </w:rPr>
        <w:t>mỗi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</w:p>
    <w:p w14:paraId="6CEF5819" w14:textId="77777777" w:rsidR="00B5004C" w:rsidRPr="00B5004C" w:rsidRDefault="00B5004C" w:rsidP="00B5004C">
      <w:pPr>
        <w:pStyle w:val="text-align-justify"/>
        <w:numPr>
          <w:ilvl w:val="0"/>
          <w:numId w:val="6"/>
        </w:numPr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rStyle w:val="Strong"/>
          <w:color w:val="1F1F1F"/>
          <w:sz w:val="26"/>
          <w:szCs w:val="26"/>
        </w:rPr>
        <w:t>Tứ</w:t>
      </w:r>
      <w:proofErr w:type="spellEnd"/>
      <w:r w:rsidRPr="00B5004C">
        <w:rPr>
          <w:rStyle w:val="Strong"/>
          <w:color w:val="1F1F1F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1F1F1F"/>
          <w:sz w:val="26"/>
          <w:szCs w:val="26"/>
        </w:rPr>
        <w:t>kết</w:t>
      </w:r>
      <w:proofErr w:type="spellEnd"/>
      <w:r w:rsidRPr="00B5004C">
        <w:rPr>
          <w:rStyle w:val="Strong"/>
          <w:color w:val="1F1F1F"/>
          <w:sz w:val="26"/>
          <w:szCs w:val="26"/>
        </w:rPr>
        <w:t>: </w:t>
      </w:r>
      <w:r w:rsidRPr="00B5004C">
        <w:rPr>
          <w:color w:val="1F1F1F"/>
          <w:sz w:val="26"/>
          <w:szCs w:val="26"/>
        </w:rPr>
        <w:t xml:space="preserve">50.000 USD </w:t>
      </w:r>
      <w:proofErr w:type="spellStart"/>
      <w:r w:rsidRPr="00B5004C">
        <w:rPr>
          <w:color w:val="1F1F1F"/>
          <w:sz w:val="26"/>
          <w:szCs w:val="26"/>
        </w:rPr>
        <w:t>mỗi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</w:p>
    <w:p w14:paraId="3513A082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Nhìn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bảng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phân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NBA In-Season Tournament, </w:t>
      </w:r>
      <w:proofErr w:type="spellStart"/>
      <w:r w:rsidRPr="00B5004C">
        <w:rPr>
          <w:color w:val="1F1F1F"/>
          <w:sz w:val="26"/>
          <w:szCs w:val="26"/>
        </w:rPr>
        <w:t>rõ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ràng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đây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vô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cùng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hấp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dẫn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Nên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nhớ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cuộc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trong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trận</w:t>
      </w:r>
      <w:proofErr w:type="spellEnd"/>
      <w:r w:rsidRPr="00B5004C">
        <w:rPr>
          <w:color w:val="1F1F1F"/>
          <w:sz w:val="26"/>
          <w:szCs w:val="26"/>
        </w:rPr>
        <w:t xml:space="preserve"> All-Star Game </w:t>
      </w:r>
      <w:proofErr w:type="spellStart"/>
      <w:r w:rsidRPr="00B5004C">
        <w:rPr>
          <w:color w:val="1F1F1F"/>
          <w:sz w:val="26"/>
          <w:szCs w:val="26"/>
        </w:rPr>
        <w:t>cũng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chỉ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về</w:t>
      </w:r>
      <w:proofErr w:type="spellEnd"/>
      <w:r w:rsidRPr="00B5004C">
        <w:rPr>
          <w:color w:val="1F1F1F"/>
          <w:sz w:val="26"/>
          <w:szCs w:val="26"/>
        </w:rPr>
        <w:t xml:space="preserve"> 100.000 USD </w:t>
      </w:r>
      <w:proofErr w:type="spellStart"/>
      <w:r w:rsidRPr="00B5004C">
        <w:rPr>
          <w:color w:val="1F1F1F"/>
          <w:sz w:val="26"/>
          <w:szCs w:val="26"/>
        </w:rPr>
        <w:t>mỗi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người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4D016495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này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áp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dụng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huấn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luyện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viên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đạt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mốc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ứng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Đối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vị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trí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huấn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luyện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viên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họ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về</w:t>
      </w:r>
      <w:proofErr w:type="spellEnd"/>
      <w:r w:rsidRPr="00B5004C">
        <w:rPr>
          <w:color w:val="1F1F1F"/>
          <w:sz w:val="26"/>
          <w:szCs w:val="26"/>
        </w:rPr>
        <w:t xml:space="preserve"> 75% </w:t>
      </w:r>
      <w:proofErr w:type="spellStart"/>
      <w:r w:rsidRPr="00B5004C">
        <w:rPr>
          <w:color w:val="1F1F1F"/>
          <w:sz w:val="26"/>
          <w:szCs w:val="26"/>
        </w:rPr>
        <w:t>giá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trị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tùy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theo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thứ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chung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cuộc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497C7B4D" w14:textId="77777777" w:rsidR="00B5004C" w:rsidRPr="00B5004C" w:rsidRDefault="00B5004C" w:rsidP="00B5004C">
      <w:pPr>
        <w:pStyle w:val="Heading2"/>
        <w:shd w:val="clear" w:color="auto" w:fill="FFFFFF"/>
        <w:rPr>
          <w:rFonts w:ascii="Times New Roman" w:hAnsi="Times New Roman" w:cs="Times New Roman"/>
          <w:color w:val="1F1F1F"/>
        </w:rPr>
      </w:pPr>
      <w:proofErr w:type="spellStart"/>
      <w:r w:rsidRPr="00B5004C">
        <w:rPr>
          <w:rFonts w:ascii="Times New Roman" w:hAnsi="Times New Roman" w:cs="Times New Roman"/>
          <w:color w:val="1F1F1F"/>
        </w:rPr>
        <w:t>Các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siêu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sao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nói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gì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về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tiền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thưởng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NBA In-Season Tournament?</w:t>
      </w:r>
    </w:p>
    <w:p w14:paraId="47930447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 xml:space="preserve">Theo </w:t>
      </w:r>
      <w:proofErr w:type="spellStart"/>
      <w:r w:rsidRPr="00B5004C">
        <w:rPr>
          <w:color w:val="1F1F1F"/>
          <w:sz w:val="26"/>
          <w:szCs w:val="26"/>
        </w:rPr>
        <w:t>thống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kê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trung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bình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tại</w:t>
      </w:r>
      <w:proofErr w:type="spellEnd"/>
      <w:r w:rsidRPr="00B5004C">
        <w:rPr>
          <w:color w:val="1F1F1F"/>
          <w:sz w:val="26"/>
          <w:szCs w:val="26"/>
        </w:rPr>
        <w:t xml:space="preserve"> NBA </w:t>
      </w:r>
      <w:proofErr w:type="spellStart"/>
      <w:r w:rsidRPr="00B5004C">
        <w:rPr>
          <w:color w:val="1F1F1F"/>
          <w:sz w:val="26"/>
          <w:szCs w:val="26"/>
        </w:rPr>
        <w:t>rôi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khoảng</w:t>
      </w:r>
      <w:proofErr w:type="spellEnd"/>
      <w:r w:rsidRPr="00B5004C">
        <w:rPr>
          <w:color w:val="1F1F1F"/>
          <w:sz w:val="26"/>
          <w:szCs w:val="26"/>
        </w:rPr>
        <w:t xml:space="preserve"> 10 </w:t>
      </w:r>
      <w:proofErr w:type="spellStart"/>
      <w:r w:rsidRPr="00B5004C">
        <w:rPr>
          <w:color w:val="1F1F1F"/>
          <w:sz w:val="26"/>
          <w:szCs w:val="26"/>
        </w:rPr>
        <w:t>triệu</w:t>
      </w:r>
      <w:proofErr w:type="spellEnd"/>
      <w:r w:rsidRPr="00B5004C">
        <w:rPr>
          <w:color w:val="1F1F1F"/>
          <w:sz w:val="26"/>
          <w:szCs w:val="26"/>
        </w:rPr>
        <w:t xml:space="preserve"> USD. </w:t>
      </w:r>
      <w:proofErr w:type="spellStart"/>
      <w:r w:rsidRPr="00B5004C">
        <w:rPr>
          <w:color w:val="1F1F1F"/>
          <w:sz w:val="26"/>
          <w:szCs w:val="26"/>
        </w:rPr>
        <w:t>Kể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cao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khoản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500.000 USD </w:t>
      </w:r>
      <w:proofErr w:type="spellStart"/>
      <w:r w:rsidRPr="00B5004C">
        <w:rPr>
          <w:color w:val="1F1F1F"/>
          <w:sz w:val="26"/>
          <w:szCs w:val="26"/>
        </w:rPr>
        <w:t>vẫn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tài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sản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giá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trị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Nhiều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tiếng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rằng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việc</w:t>
      </w:r>
      <w:proofErr w:type="spellEnd"/>
      <w:r w:rsidRPr="00B5004C">
        <w:rPr>
          <w:color w:val="1F1F1F"/>
          <w:sz w:val="26"/>
          <w:szCs w:val="26"/>
        </w:rPr>
        <w:t xml:space="preserve"> In-Season Tournament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cao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chính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lực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họ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hết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mình</w:t>
      </w:r>
      <w:proofErr w:type="spellEnd"/>
      <w:r w:rsidRPr="00B5004C">
        <w:rPr>
          <w:color w:val="1F1F1F"/>
          <w:sz w:val="26"/>
          <w:szCs w:val="26"/>
        </w:rPr>
        <w:t xml:space="preserve"> ở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vòng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bảng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6E17E052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 xml:space="preserve">Spencer Dinwiddie: "Ai </w:t>
      </w:r>
      <w:proofErr w:type="spellStart"/>
      <w:r w:rsidRPr="00B5004C">
        <w:rPr>
          <w:color w:val="1F1F1F"/>
          <w:sz w:val="26"/>
          <w:szCs w:val="26"/>
        </w:rPr>
        <w:t>mà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không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thích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chứ</w:t>
      </w:r>
      <w:proofErr w:type="spellEnd"/>
      <w:r w:rsidRPr="00B5004C">
        <w:rPr>
          <w:color w:val="1F1F1F"/>
          <w:sz w:val="26"/>
          <w:szCs w:val="26"/>
        </w:rPr>
        <w:t xml:space="preserve">? </w:t>
      </w:r>
      <w:proofErr w:type="spellStart"/>
      <w:r w:rsidRPr="00B5004C">
        <w:rPr>
          <w:color w:val="1F1F1F"/>
          <w:sz w:val="26"/>
          <w:szCs w:val="26"/>
        </w:rPr>
        <w:t>Nửa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triệu</w:t>
      </w:r>
      <w:proofErr w:type="spellEnd"/>
      <w:r w:rsidRPr="00B5004C">
        <w:rPr>
          <w:color w:val="1F1F1F"/>
          <w:sz w:val="26"/>
          <w:szCs w:val="26"/>
        </w:rPr>
        <w:t xml:space="preserve"> USD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chiếc</w:t>
      </w:r>
      <w:proofErr w:type="spellEnd"/>
      <w:r w:rsidRPr="00B5004C">
        <w:rPr>
          <w:color w:val="1F1F1F"/>
          <w:sz w:val="26"/>
          <w:szCs w:val="26"/>
        </w:rPr>
        <w:t xml:space="preserve"> Rolls-Royce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rồi</w:t>
      </w:r>
      <w:proofErr w:type="spellEnd"/>
      <w:r w:rsidRPr="00B5004C">
        <w:rPr>
          <w:color w:val="1F1F1F"/>
          <w:sz w:val="26"/>
          <w:szCs w:val="26"/>
        </w:rPr>
        <w:t>".</w:t>
      </w:r>
    </w:p>
    <w:p w14:paraId="2505A366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 xml:space="preserve">Paolo </w:t>
      </w:r>
      <w:proofErr w:type="spellStart"/>
      <w:r w:rsidRPr="00B5004C">
        <w:rPr>
          <w:color w:val="1F1F1F"/>
          <w:sz w:val="26"/>
          <w:szCs w:val="26"/>
        </w:rPr>
        <w:t>Banchero</w:t>
      </w:r>
      <w:proofErr w:type="spellEnd"/>
      <w:r w:rsidRPr="00B5004C">
        <w:rPr>
          <w:color w:val="1F1F1F"/>
          <w:sz w:val="26"/>
          <w:szCs w:val="26"/>
        </w:rPr>
        <w:t>: "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ý </w:t>
      </w:r>
      <w:proofErr w:type="spellStart"/>
      <w:r w:rsidRPr="00B5004C">
        <w:rPr>
          <w:color w:val="1F1F1F"/>
          <w:sz w:val="26"/>
          <w:szCs w:val="26"/>
        </w:rPr>
        <w:t>nghĩa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rất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lớn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Bạn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vô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địch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bạn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về</w:t>
      </w:r>
      <w:proofErr w:type="spellEnd"/>
      <w:r w:rsidRPr="00B5004C">
        <w:rPr>
          <w:color w:val="1F1F1F"/>
          <w:sz w:val="26"/>
          <w:szCs w:val="26"/>
        </w:rPr>
        <w:t xml:space="preserve"> 500.000 USD. </w:t>
      </w:r>
      <w:proofErr w:type="spellStart"/>
      <w:r w:rsidRPr="00B5004C">
        <w:rPr>
          <w:color w:val="1F1F1F"/>
          <w:sz w:val="26"/>
          <w:szCs w:val="26"/>
        </w:rPr>
        <w:t>Tôi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không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biết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bạn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nghĩ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gì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nhưng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chiến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vì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đó</w:t>
      </w:r>
      <w:proofErr w:type="spellEnd"/>
      <w:r w:rsidRPr="00B5004C">
        <w:rPr>
          <w:color w:val="1F1F1F"/>
          <w:sz w:val="26"/>
          <w:szCs w:val="26"/>
        </w:rPr>
        <w:t>".</w:t>
      </w:r>
    </w:p>
    <w:p w14:paraId="645A5266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 xml:space="preserve">LeBron James: "500.000 USD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tốt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vậy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chúng</w:t>
      </w:r>
      <w:proofErr w:type="spellEnd"/>
      <w:r w:rsidRPr="00B5004C">
        <w:rPr>
          <w:color w:val="1F1F1F"/>
          <w:sz w:val="26"/>
          <w:szCs w:val="26"/>
        </w:rPr>
        <w:t xml:space="preserve"> ta </w:t>
      </w:r>
      <w:proofErr w:type="spellStart"/>
      <w:r w:rsidRPr="00B5004C">
        <w:rPr>
          <w:color w:val="1F1F1F"/>
          <w:sz w:val="26"/>
          <w:szCs w:val="26"/>
        </w:rPr>
        <w:t>cứ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chiến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thôi</w:t>
      </w:r>
      <w:proofErr w:type="spellEnd"/>
      <w:r w:rsidRPr="00B5004C">
        <w:rPr>
          <w:color w:val="1F1F1F"/>
          <w:sz w:val="26"/>
          <w:szCs w:val="26"/>
        </w:rPr>
        <w:t>".</w:t>
      </w:r>
    </w:p>
    <w:p w14:paraId="781804CB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 xml:space="preserve">Anthony Davis: "500.000 USD </w:t>
      </w:r>
      <w:proofErr w:type="spellStart"/>
      <w:r w:rsidRPr="00B5004C">
        <w:rPr>
          <w:color w:val="1F1F1F"/>
          <w:sz w:val="26"/>
          <w:szCs w:val="26"/>
        </w:rPr>
        <w:t>nghe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tốt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chứ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Tôi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muốn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giành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lấy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điều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đó</w:t>
      </w:r>
      <w:proofErr w:type="spellEnd"/>
      <w:r w:rsidRPr="00B5004C">
        <w:rPr>
          <w:color w:val="1F1F1F"/>
          <w:sz w:val="26"/>
          <w:szCs w:val="26"/>
        </w:rPr>
        <w:t>".</w:t>
      </w:r>
    </w:p>
    <w:p w14:paraId="4C7CD59C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>Gary Payton II: "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rổ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trở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rất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khốc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liệt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nếu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chiến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vì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>".</w:t>
      </w:r>
    </w:p>
    <w:p w14:paraId="6C1B90DE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>Quentin Grimes: "</w:t>
      </w:r>
      <w:proofErr w:type="spellStart"/>
      <w:r w:rsidRPr="00B5004C">
        <w:rPr>
          <w:color w:val="1F1F1F"/>
          <w:sz w:val="26"/>
          <w:szCs w:val="26"/>
        </w:rPr>
        <w:t>Mọi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người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thường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nói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về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cúp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về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danh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hiệu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vô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địch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Nhưng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thấy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phần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đều</w:t>
      </w:r>
      <w:proofErr w:type="spellEnd"/>
      <w:r w:rsidRPr="00B5004C">
        <w:rPr>
          <w:color w:val="1F1F1F"/>
          <w:sz w:val="26"/>
          <w:szCs w:val="26"/>
        </w:rPr>
        <w:t xml:space="preserve"> ra </w:t>
      </w:r>
      <w:proofErr w:type="spellStart"/>
      <w:r w:rsidRPr="00B5004C">
        <w:rPr>
          <w:color w:val="1F1F1F"/>
          <w:sz w:val="26"/>
          <w:szCs w:val="26"/>
        </w:rPr>
        <w:t>sân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muốn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giành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lấy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đó</w:t>
      </w:r>
      <w:proofErr w:type="spellEnd"/>
      <w:r w:rsidRPr="00B5004C">
        <w:rPr>
          <w:color w:val="1F1F1F"/>
          <w:sz w:val="26"/>
          <w:szCs w:val="26"/>
        </w:rPr>
        <w:t>".</w:t>
      </w:r>
    </w:p>
    <w:p w14:paraId="7891949F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b/>
          <w:bCs/>
          <w:color w:val="1F1F1F"/>
          <w:sz w:val="26"/>
          <w:szCs w:val="26"/>
        </w:rPr>
        <w:t>NBA LEAGUE PASS: </w:t>
      </w:r>
      <w:proofErr w:type="spellStart"/>
      <w:r w:rsidRPr="00B5004C">
        <w:rPr>
          <w:b/>
          <w:bCs/>
          <w:color w:val="1F1F1F"/>
          <w:sz w:val="26"/>
          <w:szCs w:val="26"/>
        </w:rPr>
        <w:fldChar w:fldCharType="begin"/>
      </w:r>
      <w:r w:rsidRPr="00B5004C">
        <w:rPr>
          <w:b/>
          <w:bCs/>
          <w:color w:val="1F1F1F"/>
          <w:sz w:val="26"/>
          <w:szCs w:val="26"/>
        </w:rPr>
        <w:instrText xml:space="preserve"> HYPERLINK "https://www.nba.com/watch/league-pass-stream?irclickid=1NpzlHylrzT1RCI2k726MVnOUkA0Pq22LSYVUU0&amp;irgwc=1" </w:instrText>
      </w:r>
      <w:r w:rsidRPr="00B5004C">
        <w:rPr>
          <w:b/>
          <w:bCs/>
          <w:color w:val="1F1F1F"/>
          <w:sz w:val="26"/>
          <w:szCs w:val="26"/>
        </w:rPr>
        <w:fldChar w:fldCharType="separate"/>
      </w:r>
      <w:r w:rsidRPr="00B5004C">
        <w:rPr>
          <w:rStyle w:val="Hyperlink"/>
          <w:b/>
          <w:bCs/>
          <w:color w:val="EF3340"/>
          <w:sz w:val="26"/>
          <w:szCs w:val="26"/>
        </w:rPr>
        <w:t>Đăng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ký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ngay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để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theo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dõi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mọi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trận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đấu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(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Dùng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thử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7 </w:t>
      </w:r>
      <w:proofErr w:type="spellStart"/>
      <w:r w:rsidRPr="00B5004C">
        <w:rPr>
          <w:rStyle w:val="Hyperlink"/>
          <w:b/>
          <w:bCs/>
          <w:color w:val="EF3340"/>
          <w:sz w:val="26"/>
          <w:szCs w:val="26"/>
        </w:rPr>
        <w:t>ngày</w:t>
      </w:r>
      <w:proofErr w:type="spellEnd"/>
      <w:r w:rsidRPr="00B5004C">
        <w:rPr>
          <w:rStyle w:val="Hyperlink"/>
          <w:b/>
          <w:bCs/>
          <w:color w:val="EF3340"/>
          <w:sz w:val="26"/>
          <w:szCs w:val="26"/>
        </w:rPr>
        <w:t xml:space="preserve"> MIỄN PHÍ)</w:t>
      </w:r>
      <w:r w:rsidRPr="00B5004C">
        <w:rPr>
          <w:b/>
          <w:bCs/>
          <w:color w:val="1F1F1F"/>
          <w:sz w:val="26"/>
          <w:szCs w:val="26"/>
        </w:rPr>
        <w:fldChar w:fldCharType="end"/>
      </w:r>
    </w:p>
    <w:p w14:paraId="03FFA142" w14:textId="77777777" w:rsidR="00B5004C" w:rsidRPr="00B5004C" w:rsidRDefault="00B5004C" w:rsidP="00B5004C">
      <w:pPr>
        <w:pStyle w:val="Heading2"/>
        <w:shd w:val="clear" w:color="auto" w:fill="FFFFFF"/>
        <w:rPr>
          <w:rFonts w:ascii="Times New Roman" w:hAnsi="Times New Roman" w:cs="Times New Roman"/>
          <w:color w:val="1F1F1F"/>
        </w:rPr>
      </w:pPr>
      <w:proofErr w:type="spellStart"/>
      <w:r w:rsidRPr="00B5004C">
        <w:rPr>
          <w:rFonts w:ascii="Times New Roman" w:hAnsi="Times New Roman" w:cs="Times New Roman"/>
          <w:color w:val="1F1F1F"/>
        </w:rPr>
        <w:lastRenderedPageBreak/>
        <w:t>Tiền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thưởng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NBA In-Season Tournament </w:t>
      </w:r>
      <w:proofErr w:type="spellStart"/>
      <w:r w:rsidRPr="00B5004C">
        <w:rPr>
          <w:rFonts w:ascii="Times New Roman" w:hAnsi="Times New Roman" w:cs="Times New Roman"/>
          <w:color w:val="1F1F1F"/>
        </w:rPr>
        <w:t>có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ý </w:t>
      </w:r>
      <w:proofErr w:type="spellStart"/>
      <w:r w:rsidRPr="00B5004C">
        <w:rPr>
          <w:rFonts w:ascii="Times New Roman" w:hAnsi="Times New Roman" w:cs="Times New Roman"/>
          <w:color w:val="1F1F1F"/>
        </w:rPr>
        <w:t>nghĩa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như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thế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nào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với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cầu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thủ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trẻ</w:t>
      </w:r>
      <w:proofErr w:type="spellEnd"/>
      <w:r w:rsidRPr="00B5004C">
        <w:rPr>
          <w:rFonts w:ascii="Times New Roman" w:hAnsi="Times New Roman" w:cs="Times New Roman"/>
          <w:color w:val="1F1F1F"/>
        </w:rPr>
        <w:t>?</w:t>
      </w:r>
    </w:p>
    <w:p w14:paraId="00DA2072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500.000 USD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không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quá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quan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trọng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hàng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đầu</w:t>
      </w:r>
      <w:proofErr w:type="spellEnd"/>
      <w:r w:rsidRPr="00B5004C">
        <w:rPr>
          <w:color w:val="1F1F1F"/>
          <w:sz w:val="26"/>
          <w:szCs w:val="26"/>
        </w:rPr>
        <w:t xml:space="preserve"> NBA. </w:t>
      </w:r>
      <w:proofErr w:type="spellStart"/>
      <w:r w:rsidRPr="00B5004C">
        <w:rPr>
          <w:color w:val="1F1F1F"/>
          <w:sz w:val="26"/>
          <w:szCs w:val="26"/>
        </w:rPr>
        <w:t>Tuy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nhiên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trẻ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chưa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định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được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tài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năng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khởi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điểm</w:t>
      </w:r>
      <w:proofErr w:type="spellEnd"/>
      <w:r w:rsidRPr="00B5004C">
        <w:rPr>
          <w:color w:val="1F1F1F"/>
          <w:sz w:val="26"/>
          <w:szCs w:val="26"/>
        </w:rPr>
        <w:t xml:space="preserve"> 1,1 </w:t>
      </w:r>
      <w:proofErr w:type="spellStart"/>
      <w:r w:rsidRPr="00B5004C">
        <w:rPr>
          <w:color w:val="1F1F1F"/>
          <w:sz w:val="26"/>
          <w:szCs w:val="26"/>
        </w:rPr>
        <w:t>triệu</w:t>
      </w:r>
      <w:proofErr w:type="spellEnd"/>
      <w:r w:rsidRPr="00B5004C">
        <w:rPr>
          <w:color w:val="1F1F1F"/>
          <w:sz w:val="26"/>
          <w:szCs w:val="26"/>
        </w:rPr>
        <w:t xml:space="preserve"> USD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chỉ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được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tăng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dần</w:t>
      </w:r>
      <w:proofErr w:type="spellEnd"/>
      <w:r w:rsidRPr="00B5004C">
        <w:rPr>
          <w:color w:val="1F1F1F"/>
          <w:sz w:val="26"/>
          <w:szCs w:val="26"/>
        </w:rPr>
        <w:t xml:space="preserve"> qua 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năm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rất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lớn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từ</w:t>
      </w:r>
      <w:proofErr w:type="spellEnd"/>
      <w:r w:rsidRPr="00B5004C">
        <w:rPr>
          <w:color w:val="1F1F1F"/>
          <w:sz w:val="26"/>
          <w:szCs w:val="26"/>
        </w:rPr>
        <w:t> </w:t>
      </w:r>
      <w:proofErr w:type="spellStart"/>
      <w:r w:rsidRPr="00B5004C">
        <w:rPr>
          <w:color w:val="1F1F1F"/>
          <w:sz w:val="26"/>
          <w:szCs w:val="26"/>
        </w:rPr>
        <w:fldChar w:fldCharType="begin"/>
      </w:r>
      <w:r w:rsidRPr="00B5004C">
        <w:rPr>
          <w:color w:val="1F1F1F"/>
          <w:sz w:val="26"/>
          <w:szCs w:val="26"/>
        </w:rPr>
        <w:instrText xml:space="preserve"> HYPERLINK "https://www.sportingnews.com/vn/nba/news/chi-ti%E1%BA%BFt-v%E1%BB%81-nh%E1%BB%AFng-lo%E1%BA%A1i-h%E1%BB%A3p-%C4%91%E1%BB%93ng-t%E1%BA%A1i-nba/jy9yw5v7lphm1axomqrldh4p" \t "_blank" </w:instrText>
      </w:r>
      <w:r w:rsidRPr="00B5004C">
        <w:rPr>
          <w:color w:val="1F1F1F"/>
          <w:sz w:val="26"/>
          <w:szCs w:val="26"/>
        </w:rPr>
        <w:fldChar w:fldCharType="separate"/>
      </w:r>
      <w:r w:rsidRPr="00B5004C">
        <w:rPr>
          <w:rStyle w:val="Hyperlink"/>
          <w:color w:val="EF3340"/>
          <w:sz w:val="26"/>
          <w:szCs w:val="26"/>
        </w:rPr>
        <w:t>hợp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EF3340"/>
          <w:sz w:val="26"/>
          <w:szCs w:val="26"/>
        </w:rPr>
        <w:t>đồng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2 </w:t>
      </w:r>
      <w:proofErr w:type="spellStart"/>
      <w:r w:rsidRPr="00B5004C">
        <w:rPr>
          <w:rStyle w:val="Hyperlink"/>
          <w:color w:val="EF3340"/>
          <w:sz w:val="26"/>
          <w:szCs w:val="26"/>
        </w:rPr>
        <w:t>chiều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EF3340"/>
          <w:sz w:val="26"/>
          <w:szCs w:val="26"/>
        </w:rPr>
        <w:t>hoặc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EF3340"/>
          <w:sz w:val="26"/>
          <w:szCs w:val="26"/>
        </w:rPr>
        <w:t>các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EF3340"/>
          <w:sz w:val="26"/>
          <w:szCs w:val="26"/>
        </w:rPr>
        <w:t>cầu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EF3340"/>
          <w:sz w:val="26"/>
          <w:szCs w:val="26"/>
        </w:rPr>
        <w:t>thủ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EF3340"/>
          <w:sz w:val="26"/>
          <w:szCs w:val="26"/>
        </w:rPr>
        <w:t>đôn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EF3340"/>
          <w:sz w:val="26"/>
          <w:szCs w:val="26"/>
        </w:rPr>
        <w:t>lên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</w:t>
      </w:r>
      <w:proofErr w:type="spellStart"/>
      <w:r w:rsidRPr="00B5004C">
        <w:rPr>
          <w:rStyle w:val="Hyperlink"/>
          <w:color w:val="EF3340"/>
          <w:sz w:val="26"/>
          <w:szCs w:val="26"/>
        </w:rPr>
        <w:t>từ</w:t>
      </w:r>
      <w:proofErr w:type="spellEnd"/>
      <w:r w:rsidRPr="00B5004C">
        <w:rPr>
          <w:rStyle w:val="Hyperlink"/>
          <w:color w:val="EF3340"/>
          <w:sz w:val="26"/>
          <w:szCs w:val="26"/>
        </w:rPr>
        <w:t xml:space="preserve"> G-League</w:t>
      </w:r>
      <w:r w:rsidRPr="00B5004C">
        <w:rPr>
          <w:color w:val="1F1F1F"/>
          <w:sz w:val="26"/>
          <w:szCs w:val="26"/>
        </w:rPr>
        <w:fldChar w:fldCharType="end"/>
      </w:r>
      <w:r w:rsidRPr="00B5004C">
        <w:rPr>
          <w:color w:val="1F1F1F"/>
          <w:sz w:val="26"/>
          <w:szCs w:val="26"/>
        </w:rPr>
        <w:t xml:space="preserve">, 500.000 USD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ngang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bằng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họ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trong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năm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4B1B631F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cựu</w:t>
      </w:r>
      <w:proofErr w:type="spellEnd"/>
      <w:r w:rsidRPr="00B5004C">
        <w:rPr>
          <w:color w:val="1F1F1F"/>
          <w:sz w:val="26"/>
          <w:szCs w:val="26"/>
        </w:rPr>
        <w:t xml:space="preserve"> ở NBA </w:t>
      </w:r>
      <w:proofErr w:type="spellStart"/>
      <w:r w:rsidRPr="00B5004C">
        <w:rPr>
          <w:color w:val="1F1F1F"/>
          <w:sz w:val="26"/>
          <w:szCs w:val="26"/>
        </w:rPr>
        <w:t>hiểu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rõ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tầm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quan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trọng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đối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trẻ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Một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rằng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động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lực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họ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vì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muốn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giúp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đồng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được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chiến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thắng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74B66E75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>"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giúp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thấp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thay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đổi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chất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lượng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cuộc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sống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đình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họ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Chí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ít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thì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việc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hết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mình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điều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chúng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muốn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giúp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đỡ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họ</w:t>
      </w:r>
      <w:proofErr w:type="spellEnd"/>
      <w:r w:rsidRPr="00B5004C">
        <w:rPr>
          <w:color w:val="1F1F1F"/>
          <w:sz w:val="26"/>
          <w:szCs w:val="26"/>
        </w:rPr>
        <w:t xml:space="preserve">", Damian </w:t>
      </w:r>
      <w:proofErr w:type="spellStart"/>
      <w:r w:rsidRPr="00B5004C">
        <w:rPr>
          <w:color w:val="1F1F1F"/>
          <w:sz w:val="26"/>
          <w:szCs w:val="26"/>
        </w:rPr>
        <w:t>Lillard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biết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1FA87189" w14:textId="397FC622" w:rsidR="00BE2B69" w:rsidRPr="00B5004C" w:rsidRDefault="00B5004C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color w:val="292929"/>
          <w:sz w:val="26"/>
          <w:szCs w:val="26"/>
        </w:rPr>
        <w:t>Link:</w:t>
      </w:r>
      <w:r w:rsidRPr="00B5004C">
        <w:rPr>
          <w:rFonts w:ascii="Times New Roman" w:hAnsi="Times New Roman" w:cs="Times New Roman"/>
          <w:sz w:val="26"/>
          <w:szCs w:val="26"/>
        </w:rPr>
        <w:t xml:space="preserve"> </w:t>
      </w:r>
      <w:hyperlink r:id="rId35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https://www.sportingnews.com/vn/nba/news/cac-sieu-sao-noi-gi-ve-tien-thuong-nba-season-tournament/9add1c0a568970f23aa38de7</w:t>
        </w:r>
      </w:hyperlink>
    </w:p>
    <w:p w14:paraId="71C4A688" w14:textId="479BBA0A" w:rsidR="00B5004C" w:rsidRPr="00B5004C" w:rsidRDefault="00B5004C" w:rsidP="00B5004C">
      <w:pPr>
        <w:pStyle w:val="Heading1"/>
        <w:shd w:val="clear" w:color="auto" w:fill="FFFFFF"/>
        <w:spacing w:before="0" w:beforeAutospacing="0" w:after="0" w:afterAutospacing="0"/>
        <w:rPr>
          <w:color w:val="1F1F1F"/>
          <w:sz w:val="26"/>
          <w:szCs w:val="26"/>
        </w:rPr>
      </w:pPr>
      <w:r w:rsidRPr="00B5004C">
        <w:rPr>
          <w:color w:val="292929"/>
          <w:sz w:val="26"/>
          <w:szCs w:val="26"/>
        </w:rPr>
        <w:t>9.</w:t>
      </w:r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Cập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tình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hình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chấn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sao</w:t>
      </w:r>
      <w:proofErr w:type="spellEnd"/>
      <w:r w:rsidRPr="00B5004C">
        <w:rPr>
          <w:color w:val="1F1F1F"/>
          <w:sz w:val="26"/>
          <w:szCs w:val="26"/>
        </w:rPr>
        <w:t xml:space="preserve"> Ben Simmons</w:t>
      </w:r>
    </w:p>
    <w:p w14:paraId="34ADB7AE" w14:textId="77777777" w:rsidR="00B5004C" w:rsidRPr="00B5004C" w:rsidRDefault="00B5004C" w:rsidP="00B500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34444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fldChar w:fldCharType="begin"/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instrText xml:space="preserve"> INCLUDEPICTURE "https://library.sportingnews.com/styles/crop_style_16_9_desktop/s3/2022-11/nba-plain--38aeebc2-43cd-454c-96ff-5b911a5c1e14.jpeg?itok=NQaZcx0k" \* MERGEFORMATINET </w:instrText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fldChar w:fldCharType="separate"/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pict w14:anchorId="24FA62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alt="Ben Simmons 11302022" style="width:435.75pt;height:274.5pt">
            <v:imagedata r:id="rId36" r:href="rId37"/>
          </v:shape>
        </w:pict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fldChar w:fldCharType="end"/>
      </w:r>
    </w:p>
    <w:p w14:paraId="076C5A31" w14:textId="77777777" w:rsidR="00B5004C" w:rsidRPr="00B5004C" w:rsidRDefault="00B5004C" w:rsidP="00B500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D828E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7D828E"/>
          <w:sz w:val="26"/>
          <w:szCs w:val="26"/>
        </w:rPr>
        <w:t>(NBA Getty Images)</w:t>
      </w:r>
    </w:p>
    <w:p w14:paraId="62CCC451" w14:textId="29267658" w:rsidR="00B5004C" w:rsidRPr="00B5004C" w:rsidRDefault="00B5004C" w:rsidP="00B5004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Brooklyn Nets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đang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chuỗi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phong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độ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ấn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tượng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trong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thời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gian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gần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đây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Tuy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nhiên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họ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chịu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nhiều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khó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khăn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với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chấn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thương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Ben Simmons.</w:t>
      </w:r>
    </w:p>
    <w:p w14:paraId="5FCBCB1D" w14:textId="71184CF9" w:rsidR="00B5004C" w:rsidRPr="00B5004C" w:rsidRDefault="00B5004C" w:rsidP="00B5004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lastRenderedPageBreak/>
        <w:t>Ngôi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sao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người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Úc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đã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dính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chấn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thương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ở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bắp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chân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trái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nghỉ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thời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gian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biết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Ben Simmons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bị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đau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trong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trận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với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Orlando Magic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vào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ngày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29/11. Theo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quả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từ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đội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ngũ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y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tế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Ben Simmons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nghỉ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ít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nhất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10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ngày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283C09CD" w14:textId="77777777" w:rsidR="00B5004C" w:rsidRPr="00B5004C" w:rsidRDefault="00B5004C" w:rsidP="00B5004C">
      <w:pPr>
        <w:spacing w:after="0" w:line="240" w:lineRule="atLeast"/>
        <w:textAlignment w:val="baseline"/>
        <w:rPr>
          <w:rFonts w:ascii="Times New Roman" w:eastAsia="Times New Roman" w:hAnsi="Times New Roman" w:cs="Times New Roman"/>
          <w:color w:val="434444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t> </w:t>
      </w:r>
    </w:p>
    <w:p w14:paraId="2250D764" w14:textId="77777777" w:rsidR="00B5004C" w:rsidRPr="00B5004C" w:rsidRDefault="00B5004C" w:rsidP="00B5004C">
      <w:pPr>
        <w:spacing w:after="75" w:line="240" w:lineRule="auto"/>
        <w:textAlignment w:val="baseline"/>
        <w:rPr>
          <w:rFonts w:ascii="Times New Roman" w:eastAsia="Times New Roman" w:hAnsi="Times New Roman" w:cs="Times New Roman"/>
          <w:color w:val="434444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t>Thêm</w:t>
      </w:r>
      <w:proofErr w:type="spellEnd"/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t>nhiều</w:t>
      </w:r>
      <w:proofErr w:type="spellEnd"/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t xml:space="preserve"> video </w:t>
      </w:r>
      <w:proofErr w:type="spellStart"/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t>nữa</w:t>
      </w:r>
      <w:proofErr w:type="spellEnd"/>
    </w:p>
    <w:p w14:paraId="1263C99C" w14:textId="77777777" w:rsidR="00B5004C" w:rsidRPr="00B5004C" w:rsidRDefault="00B5004C" w:rsidP="00B500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434444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t>LeBron James' 31 PTS powers Lakers past Trail Blazers</w:t>
      </w:r>
    </w:p>
    <w:p w14:paraId="193A1494" w14:textId="77777777" w:rsidR="00B5004C" w:rsidRPr="00B5004C" w:rsidRDefault="00B5004C" w:rsidP="00B500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434444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t>The Fast Break | Nov. 16</w:t>
      </w:r>
    </w:p>
    <w:p w14:paraId="6434405D" w14:textId="77777777" w:rsidR="00B5004C" w:rsidRPr="00B5004C" w:rsidRDefault="00B5004C" w:rsidP="00B5004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Đây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không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lần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tiên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Ben Simmons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nghỉ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vì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chấn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thương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ở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mùa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giải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2022-2023.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Trước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đó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ngôi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sao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26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tuổi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từng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vắng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mặt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trong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5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trận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mùa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giải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vì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cơn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đau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ở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gối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trái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Đây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cũng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xem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nguyên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nhân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dẫn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đến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cơn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đau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bắp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chân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Ben Simmons ở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thời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điểm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hiện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tại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4396D90C" w14:textId="77777777" w:rsidR="00B5004C" w:rsidRPr="00B5004C" w:rsidRDefault="00B5004C" w:rsidP="00B5004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6494524E" w14:textId="77777777" w:rsidR="00B5004C" w:rsidRPr="00B5004C" w:rsidRDefault="00B5004C" w:rsidP="00B5004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Ngôi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sao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người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Úc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đã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dính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chấn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thương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ở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bắp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chân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trái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nghỉ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thời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gian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biết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Ben Simmons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bị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đau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trong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trận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với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Orlando Magic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vào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ngày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29/11. Theo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quả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từ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đội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ngũ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y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tế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Ben Simmons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nghỉ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ít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nhất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10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ngày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17FEC603" w14:textId="0D79BCB2" w:rsidR="00B5004C" w:rsidRPr="00B5004C" w:rsidRDefault="00B5004C" w:rsidP="00B5004C">
      <w:pPr>
        <w:pStyle w:val="Heading1"/>
        <w:shd w:val="clear" w:color="auto" w:fill="FFFFFF"/>
        <w:spacing w:before="0" w:beforeAutospacing="0" w:after="0" w:afterAutospacing="0"/>
        <w:rPr>
          <w:color w:val="1F1F1F"/>
          <w:sz w:val="26"/>
          <w:szCs w:val="26"/>
        </w:rPr>
      </w:pPr>
      <w:r w:rsidRPr="00B5004C">
        <w:rPr>
          <w:color w:val="292929"/>
          <w:sz w:val="26"/>
          <w:szCs w:val="26"/>
        </w:rPr>
        <w:t>10.</w:t>
      </w:r>
      <w:r w:rsidRPr="00B5004C">
        <w:rPr>
          <w:color w:val="1F1F1F"/>
          <w:sz w:val="26"/>
          <w:szCs w:val="26"/>
        </w:rPr>
        <w:t xml:space="preserve"> </w:t>
      </w:r>
      <w:r w:rsidRPr="00B5004C">
        <w:rPr>
          <w:color w:val="1F1F1F"/>
          <w:sz w:val="26"/>
          <w:szCs w:val="26"/>
        </w:rPr>
        <w:t xml:space="preserve">Cristiano Ronaldo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giúp</w:t>
      </w:r>
      <w:proofErr w:type="spellEnd"/>
      <w:r w:rsidRPr="00B5004C">
        <w:rPr>
          <w:color w:val="1F1F1F"/>
          <w:sz w:val="26"/>
          <w:szCs w:val="26"/>
        </w:rPr>
        <w:t xml:space="preserve"> Al </w:t>
      </w:r>
      <w:proofErr w:type="spellStart"/>
      <w:r w:rsidRPr="00B5004C">
        <w:rPr>
          <w:color w:val="1F1F1F"/>
          <w:sz w:val="26"/>
          <w:szCs w:val="26"/>
        </w:rPr>
        <w:t>Nassr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kiếm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được</w:t>
      </w:r>
      <w:proofErr w:type="spellEnd"/>
      <w:r w:rsidRPr="00B5004C">
        <w:rPr>
          <w:color w:val="1F1F1F"/>
          <w:sz w:val="26"/>
          <w:szCs w:val="26"/>
        </w:rPr>
        <w:t xml:space="preserve"> bao </w:t>
      </w:r>
      <w:proofErr w:type="spellStart"/>
      <w:r w:rsidRPr="00B5004C">
        <w:rPr>
          <w:color w:val="1F1F1F"/>
          <w:sz w:val="26"/>
          <w:szCs w:val="26"/>
        </w:rPr>
        <w:t>nhiêu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nếu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vô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địch</w:t>
      </w:r>
      <w:proofErr w:type="spellEnd"/>
      <w:r w:rsidRPr="00B5004C">
        <w:rPr>
          <w:color w:val="1F1F1F"/>
          <w:sz w:val="26"/>
          <w:szCs w:val="26"/>
        </w:rPr>
        <w:t xml:space="preserve"> AFC Champions League?</w:t>
      </w:r>
    </w:p>
    <w:p w14:paraId="301468CF" w14:textId="12489F1B" w:rsidR="00B5004C" w:rsidRPr="00B5004C" w:rsidRDefault="00B5004C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</w:p>
    <w:p w14:paraId="52F5A5B1" w14:textId="5066F222" w:rsidR="00B5004C" w:rsidRPr="00B5004C" w:rsidRDefault="00B5004C" w:rsidP="00B5004C">
      <w:pPr>
        <w:shd w:val="clear" w:color="auto" w:fill="FFFFFF"/>
        <w:rPr>
          <w:rFonts w:ascii="Times New Roman" w:eastAsia="Times New Roman" w:hAnsi="Times New Roman" w:cs="Times New Roman"/>
          <w:color w:val="434444"/>
          <w:sz w:val="26"/>
          <w:szCs w:val="26"/>
        </w:rPr>
      </w:pPr>
      <w:proofErr w:type="spellStart"/>
      <w:r w:rsidRPr="00B5004C">
        <w:rPr>
          <w:rFonts w:ascii="Times New Roman" w:hAnsi="Times New Roman" w:cs="Times New Roman"/>
          <w:color w:val="292929"/>
          <w:sz w:val="26"/>
          <w:szCs w:val="26"/>
        </w:rPr>
        <w:t>Nội</w:t>
      </w:r>
      <w:proofErr w:type="spellEnd"/>
      <w:r w:rsidRPr="00B5004C">
        <w:rPr>
          <w:rFonts w:ascii="Times New Roman" w:hAnsi="Times New Roman" w:cs="Times New Roman"/>
          <w:color w:val="292929"/>
          <w:sz w:val="26"/>
          <w:szCs w:val="26"/>
        </w:rPr>
        <w:t xml:space="preserve"> dung:</w:t>
      </w:r>
      <w:r w:rsidRPr="00B5004C">
        <w:rPr>
          <w:rFonts w:ascii="Times New Roman" w:hAnsi="Times New Roman" w:cs="Times New Roman"/>
          <w:color w:val="434444"/>
          <w:sz w:val="26"/>
          <w:szCs w:val="26"/>
        </w:rPr>
        <w:t xml:space="preserve"> </w:t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fldChar w:fldCharType="begin"/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instrText xml:space="preserve"> INCLUDEPICTURE "https://library.sportingnews.com/styles/crop_style_16_9_desktop/s3/2023-12/Cristiano%20Ronaldo%20Al%20Nassr%20back%20120523.jpg?h=920929c4&amp;itok=6V_rZ8dI" \* MERGEFORMATINET </w:instrText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fldChar w:fldCharType="separate"/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pict w14:anchorId="31D4FCDE">
          <v:shape id="_x0000_i1073" type="#_x0000_t75" alt="Cristiano Ronaldo of Al Nassr" style="width:435.75pt;height:274.5pt">
            <v:imagedata r:id="rId38" r:href="rId39"/>
          </v:shape>
        </w:pict>
      </w:r>
      <w:r w:rsidRPr="00B5004C">
        <w:rPr>
          <w:rFonts w:ascii="Times New Roman" w:eastAsia="Times New Roman" w:hAnsi="Times New Roman" w:cs="Times New Roman"/>
          <w:color w:val="434444"/>
          <w:sz w:val="26"/>
          <w:szCs w:val="26"/>
        </w:rPr>
        <w:fldChar w:fldCharType="end"/>
      </w:r>
    </w:p>
    <w:p w14:paraId="34E2575C" w14:textId="77777777" w:rsidR="00B5004C" w:rsidRPr="00B5004C" w:rsidRDefault="00B5004C" w:rsidP="00B500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D828E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7D828E"/>
          <w:sz w:val="26"/>
          <w:szCs w:val="26"/>
        </w:rPr>
        <w:lastRenderedPageBreak/>
        <w:t>Getty Images</w:t>
      </w:r>
    </w:p>
    <w:p w14:paraId="6A3E3903" w14:textId="77777777" w:rsidR="00B5004C" w:rsidRPr="00B5004C" w:rsidRDefault="00B5004C" w:rsidP="00B5004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Sự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mặt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Cristiano Ronaldo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đã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mở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đường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cho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hàng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loạt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cầu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thủ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tên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tuổi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khắp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châu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Âu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đến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với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Saudi Pro League,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nâng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tầm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ảnh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giải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ở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quốc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gia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này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Không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chỉ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vậy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giải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AFC Champions League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cũng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đang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những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thay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đổi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tích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cực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nâng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cao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vị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thế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cũng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như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tiền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thưởng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cho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những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năm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tiếp</w:t>
      </w:r>
      <w:proofErr w:type="spellEnd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1F1F1F"/>
          <w:sz w:val="26"/>
          <w:szCs w:val="26"/>
        </w:rPr>
        <w:t>theo.</w:t>
      </w:r>
      <w:proofErr w:type="spellEnd"/>
    </w:p>
    <w:p w14:paraId="6EB690B0" w14:textId="77777777" w:rsidR="00B5004C" w:rsidRPr="00B5004C" w:rsidRDefault="00B5004C" w:rsidP="00B5004C">
      <w:pPr>
        <w:pStyle w:val="Heading2"/>
        <w:shd w:val="clear" w:color="auto" w:fill="FFFFFF"/>
        <w:rPr>
          <w:rFonts w:ascii="Times New Roman" w:hAnsi="Times New Roman" w:cs="Times New Roman"/>
          <w:color w:val="1F1F1F"/>
        </w:rPr>
      </w:pPr>
      <w:proofErr w:type="spellStart"/>
      <w:r w:rsidRPr="00B5004C">
        <w:rPr>
          <w:rFonts w:ascii="Times New Roman" w:hAnsi="Times New Roman" w:cs="Times New Roman"/>
          <w:color w:val="1F1F1F"/>
        </w:rPr>
        <w:t>Tiền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thưởng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 AFC Champions League </w:t>
      </w:r>
      <w:proofErr w:type="spellStart"/>
      <w:r w:rsidRPr="00B5004C">
        <w:rPr>
          <w:rFonts w:ascii="Times New Roman" w:hAnsi="Times New Roman" w:cs="Times New Roman"/>
          <w:color w:val="1F1F1F"/>
        </w:rPr>
        <w:t>sẽ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tăng</w:t>
      </w:r>
      <w:proofErr w:type="spellEnd"/>
      <w:r w:rsidRPr="00B5004C">
        <w:rPr>
          <w:rFonts w:ascii="Times New Roman" w:hAnsi="Times New Roman" w:cs="Times New Roman"/>
          <w:color w:val="1F1F1F"/>
        </w:rPr>
        <w:t xml:space="preserve"> </w:t>
      </w:r>
      <w:proofErr w:type="spellStart"/>
      <w:r w:rsidRPr="00B5004C">
        <w:rPr>
          <w:rFonts w:ascii="Times New Roman" w:hAnsi="Times New Roman" w:cs="Times New Roman"/>
          <w:color w:val="1F1F1F"/>
        </w:rPr>
        <w:t>mạnh</w:t>
      </w:r>
      <w:proofErr w:type="spellEnd"/>
    </w:p>
    <w:p w14:paraId="6CD9ABF1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tổng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cộng</w:t>
      </w:r>
      <w:proofErr w:type="spellEnd"/>
      <w:r w:rsidRPr="00B5004C">
        <w:rPr>
          <w:color w:val="1F1F1F"/>
          <w:sz w:val="26"/>
          <w:szCs w:val="26"/>
        </w:rPr>
        <w:t xml:space="preserve"> 76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khắp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châu</w:t>
      </w:r>
      <w:proofErr w:type="spellEnd"/>
      <w:r w:rsidRPr="00B5004C">
        <w:rPr>
          <w:color w:val="1F1F1F"/>
          <w:sz w:val="26"/>
          <w:szCs w:val="26"/>
        </w:rPr>
        <w:t xml:space="preserve"> Á </w:t>
      </w:r>
      <w:proofErr w:type="spellStart"/>
      <w:r w:rsidRPr="00B5004C">
        <w:rPr>
          <w:color w:val="1F1F1F"/>
          <w:sz w:val="26"/>
          <w:szCs w:val="26"/>
        </w:rPr>
        <w:t>tham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dự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cả</w:t>
      </w:r>
      <w:proofErr w:type="spellEnd"/>
      <w:r w:rsidRPr="00B5004C">
        <w:rPr>
          <w:color w:val="1F1F1F"/>
          <w:sz w:val="26"/>
          <w:szCs w:val="26"/>
        </w:rPr>
        <w:t xml:space="preserve"> 3 </w:t>
      </w:r>
      <w:proofErr w:type="spellStart"/>
      <w:r w:rsidRPr="00B5004C">
        <w:rPr>
          <w:color w:val="1F1F1F"/>
          <w:sz w:val="26"/>
          <w:szCs w:val="26"/>
        </w:rPr>
        <w:t>hạng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, bao </w:t>
      </w:r>
      <w:proofErr w:type="spellStart"/>
      <w:r w:rsidRPr="00B5004C">
        <w:rPr>
          <w:color w:val="1F1F1F"/>
          <w:sz w:val="26"/>
          <w:szCs w:val="26"/>
        </w:rPr>
        <w:t>gồm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tại</w:t>
      </w:r>
      <w:proofErr w:type="spellEnd"/>
      <w:r w:rsidRPr="00B5004C">
        <w:rPr>
          <w:color w:val="1F1F1F"/>
          <w:sz w:val="26"/>
          <w:szCs w:val="26"/>
        </w:rPr>
        <w:t xml:space="preserve"> Saudi Pro </w:t>
      </w:r>
      <w:proofErr w:type="spellStart"/>
      <w:r w:rsidRPr="00B5004C">
        <w:rPr>
          <w:color w:val="1F1F1F"/>
          <w:sz w:val="26"/>
          <w:szCs w:val="26"/>
        </w:rPr>
        <w:t>Legue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Thứ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phân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được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công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bổ</w:t>
      </w:r>
      <w:proofErr w:type="spellEnd"/>
      <w:r w:rsidRPr="00B5004C">
        <w:rPr>
          <w:color w:val="1F1F1F"/>
          <w:sz w:val="26"/>
          <w:szCs w:val="26"/>
        </w:rPr>
        <w:t xml:space="preserve"> sung </w:t>
      </w:r>
      <w:proofErr w:type="spellStart"/>
      <w:r w:rsidRPr="00B5004C">
        <w:rPr>
          <w:color w:val="1F1F1F"/>
          <w:sz w:val="26"/>
          <w:szCs w:val="26"/>
        </w:rPr>
        <w:t>trong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thời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gian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tới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75A62E10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 xml:space="preserve">Shaikh Salman bin Ebrahim Al Khalifa, </w:t>
      </w:r>
      <w:proofErr w:type="spellStart"/>
      <w:r w:rsidRPr="00B5004C">
        <w:rPr>
          <w:color w:val="1F1F1F"/>
          <w:sz w:val="26"/>
          <w:szCs w:val="26"/>
        </w:rPr>
        <w:t>chủ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địch</w:t>
      </w:r>
      <w:proofErr w:type="spellEnd"/>
      <w:r w:rsidRPr="00B5004C">
        <w:rPr>
          <w:color w:val="1F1F1F"/>
          <w:sz w:val="26"/>
          <w:szCs w:val="26"/>
        </w:rPr>
        <w:t xml:space="preserve"> AFC </w:t>
      </w:r>
      <w:proofErr w:type="spellStart"/>
      <w:r w:rsidRPr="00B5004C">
        <w:rPr>
          <w:color w:val="1F1F1F"/>
          <w:sz w:val="26"/>
          <w:szCs w:val="26"/>
        </w:rPr>
        <w:t>cho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biết</w:t>
      </w:r>
      <w:proofErr w:type="spellEnd"/>
      <w:r w:rsidRPr="00B5004C">
        <w:rPr>
          <w:color w:val="1F1F1F"/>
          <w:sz w:val="26"/>
          <w:szCs w:val="26"/>
        </w:rPr>
        <w:t>: "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tại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vực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châu</w:t>
      </w:r>
      <w:proofErr w:type="spellEnd"/>
      <w:r w:rsidRPr="00B5004C">
        <w:rPr>
          <w:color w:val="1F1F1F"/>
          <w:sz w:val="26"/>
          <w:szCs w:val="26"/>
        </w:rPr>
        <w:t xml:space="preserve"> Á </w:t>
      </w:r>
      <w:proofErr w:type="spellStart"/>
      <w:r w:rsidRPr="00B5004C">
        <w:rPr>
          <w:color w:val="1F1F1F"/>
          <w:sz w:val="26"/>
          <w:szCs w:val="26"/>
        </w:rPr>
        <w:t>đang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ngày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càng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phát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triển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nằm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trong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nhóm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sinh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lời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nhiều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nhất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Chúng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đang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bắt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một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kỷ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nguyên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mới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thay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đổi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hướng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lai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đá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nam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nữ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03422336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r w:rsidRPr="00B5004C">
        <w:rPr>
          <w:color w:val="1F1F1F"/>
          <w:sz w:val="26"/>
          <w:szCs w:val="26"/>
        </w:rPr>
        <w:t xml:space="preserve">AFC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tham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vọng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đảm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bảo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sao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ở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cấp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thế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giới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Chúng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tôi</w:t>
      </w:r>
      <w:proofErr w:type="spellEnd"/>
      <w:r w:rsidRPr="00B5004C">
        <w:rPr>
          <w:color w:val="1F1F1F"/>
          <w:sz w:val="26"/>
          <w:szCs w:val="26"/>
        </w:rPr>
        <w:t xml:space="preserve"> cam </w:t>
      </w:r>
      <w:proofErr w:type="spellStart"/>
      <w:r w:rsidRPr="00B5004C">
        <w:rPr>
          <w:color w:val="1F1F1F"/>
          <w:sz w:val="26"/>
          <w:szCs w:val="26"/>
        </w:rPr>
        <w:t>kết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tư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này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vốn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trọng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tâm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phát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triển</w:t>
      </w:r>
      <w:proofErr w:type="spellEnd"/>
      <w:r w:rsidRPr="00B5004C">
        <w:rPr>
          <w:color w:val="1F1F1F"/>
          <w:sz w:val="26"/>
          <w:szCs w:val="26"/>
        </w:rPr>
        <w:t xml:space="preserve"> ở </w:t>
      </w:r>
      <w:proofErr w:type="spellStart"/>
      <w:r w:rsidRPr="00B5004C">
        <w:rPr>
          <w:color w:val="1F1F1F"/>
          <w:sz w:val="26"/>
          <w:szCs w:val="26"/>
        </w:rPr>
        <w:t>tất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liên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đoàn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thành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viên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tại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khu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vực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châu</w:t>
      </w:r>
      <w:proofErr w:type="spellEnd"/>
      <w:r w:rsidRPr="00B5004C">
        <w:rPr>
          <w:color w:val="1F1F1F"/>
          <w:sz w:val="26"/>
          <w:szCs w:val="26"/>
        </w:rPr>
        <w:t xml:space="preserve"> Á".</w:t>
      </w:r>
    </w:p>
    <w:p w14:paraId="1B4D8ACA" w14:textId="4AF32FDA" w:rsidR="00B5004C" w:rsidRPr="00B5004C" w:rsidRDefault="00B5004C" w:rsidP="00B5004C">
      <w:pPr>
        <w:rPr>
          <w:rFonts w:ascii="Times New Roman" w:hAnsi="Times New Roman" w:cs="Times New Roman"/>
          <w:sz w:val="26"/>
          <w:szCs w:val="26"/>
        </w:rPr>
      </w:pPr>
    </w:p>
    <w:p w14:paraId="08D21565" w14:textId="0C260F7A" w:rsidR="00B5004C" w:rsidRPr="00B5004C" w:rsidRDefault="00B5004C" w:rsidP="00B5004C">
      <w:pPr>
        <w:shd w:val="clear" w:color="auto" w:fill="FFFFFF"/>
        <w:jc w:val="right"/>
        <w:rPr>
          <w:rFonts w:ascii="Times New Roman" w:hAnsi="Times New Roman" w:cs="Times New Roman"/>
          <w:color w:val="7D828E"/>
          <w:sz w:val="26"/>
          <w:szCs w:val="26"/>
        </w:rPr>
      </w:pPr>
      <w:hyperlink r:id="rId40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https://library.sportingnews.com/styles/crop_style_16_9_desktop_webp/s3/2023-12/GettyImages-1815422329.jpg.webp</w:t>
        </w:r>
      </w:hyperlink>
    </w:p>
    <w:p w14:paraId="482255E3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Bên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cạnh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đó</w:t>
      </w:r>
      <w:proofErr w:type="spellEnd"/>
      <w:r w:rsidRPr="00B5004C">
        <w:rPr>
          <w:color w:val="1F1F1F"/>
          <w:sz w:val="26"/>
          <w:szCs w:val="26"/>
        </w:rPr>
        <w:t xml:space="preserve">, AFC </w:t>
      </w:r>
      <w:proofErr w:type="spellStart"/>
      <w:r w:rsidRPr="00B5004C">
        <w:rPr>
          <w:color w:val="1F1F1F"/>
          <w:sz w:val="26"/>
          <w:szCs w:val="26"/>
        </w:rPr>
        <w:t>cũng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tăng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tiền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từ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mùa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2024/25. Theo </w:t>
      </w:r>
      <w:proofErr w:type="spellStart"/>
      <w:r w:rsidRPr="00B5004C">
        <w:rPr>
          <w:color w:val="1F1F1F"/>
          <w:sz w:val="26"/>
          <w:szCs w:val="26"/>
        </w:rPr>
        <w:t>đó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vô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địch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về</w:t>
      </w:r>
      <w:proofErr w:type="spellEnd"/>
      <w:r w:rsidRPr="00B5004C">
        <w:rPr>
          <w:color w:val="1F1F1F"/>
          <w:sz w:val="26"/>
          <w:szCs w:val="26"/>
        </w:rPr>
        <w:t xml:space="preserve"> con 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12 </w:t>
      </w:r>
      <w:proofErr w:type="spellStart"/>
      <w:r w:rsidRPr="00B5004C">
        <w:rPr>
          <w:color w:val="1F1F1F"/>
          <w:sz w:val="26"/>
          <w:szCs w:val="26"/>
        </w:rPr>
        <w:t>triệu</w:t>
      </w:r>
      <w:proofErr w:type="spellEnd"/>
      <w:r w:rsidRPr="00B5004C">
        <w:rPr>
          <w:color w:val="1F1F1F"/>
          <w:sz w:val="26"/>
          <w:szCs w:val="26"/>
        </w:rPr>
        <w:t xml:space="preserve"> USD, </w:t>
      </w:r>
      <w:proofErr w:type="spellStart"/>
      <w:r w:rsidRPr="00B5004C">
        <w:rPr>
          <w:color w:val="1F1F1F"/>
          <w:sz w:val="26"/>
          <w:szCs w:val="26"/>
        </w:rPr>
        <w:t>thay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vì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chỉ</w:t>
      </w:r>
      <w:proofErr w:type="spellEnd"/>
      <w:r w:rsidRPr="00B5004C">
        <w:rPr>
          <w:color w:val="1F1F1F"/>
          <w:sz w:val="26"/>
          <w:szCs w:val="26"/>
        </w:rPr>
        <w:t xml:space="preserve"> 4 </w:t>
      </w:r>
      <w:proofErr w:type="spellStart"/>
      <w:r w:rsidRPr="00B5004C">
        <w:rPr>
          <w:color w:val="1F1F1F"/>
          <w:sz w:val="26"/>
          <w:szCs w:val="26"/>
        </w:rPr>
        <w:t>triệu</w:t>
      </w:r>
      <w:proofErr w:type="spellEnd"/>
      <w:r w:rsidRPr="00B5004C">
        <w:rPr>
          <w:color w:val="1F1F1F"/>
          <w:sz w:val="26"/>
          <w:szCs w:val="26"/>
        </w:rPr>
        <w:t xml:space="preserve"> USD </w:t>
      </w:r>
      <w:proofErr w:type="spellStart"/>
      <w:r w:rsidRPr="00B5004C">
        <w:rPr>
          <w:color w:val="1F1F1F"/>
          <w:sz w:val="26"/>
          <w:szCs w:val="26"/>
        </w:rPr>
        <w:t>như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mùa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trước</w:t>
      </w:r>
      <w:proofErr w:type="spellEnd"/>
      <w:r w:rsidRPr="00B5004C">
        <w:rPr>
          <w:color w:val="1F1F1F"/>
          <w:sz w:val="26"/>
          <w:szCs w:val="26"/>
        </w:rPr>
        <w:t xml:space="preserve">. Con </w:t>
      </w:r>
      <w:proofErr w:type="spellStart"/>
      <w:r w:rsidRPr="00B5004C">
        <w:rPr>
          <w:color w:val="1F1F1F"/>
          <w:sz w:val="26"/>
          <w:szCs w:val="26"/>
        </w:rPr>
        <w:t>số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tăng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gấp</w:t>
      </w:r>
      <w:proofErr w:type="spellEnd"/>
      <w:r w:rsidRPr="00B5004C">
        <w:rPr>
          <w:color w:val="1F1F1F"/>
          <w:sz w:val="26"/>
          <w:szCs w:val="26"/>
        </w:rPr>
        <w:t xml:space="preserve"> 3 </w:t>
      </w:r>
      <w:proofErr w:type="spellStart"/>
      <w:r w:rsidRPr="00B5004C">
        <w:rPr>
          <w:color w:val="1F1F1F"/>
          <w:sz w:val="26"/>
          <w:szCs w:val="26"/>
        </w:rPr>
        <w:t>lần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đây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cao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nhất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trong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lịch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sử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đá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châu</w:t>
      </w:r>
      <w:proofErr w:type="spellEnd"/>
      <w:r w:rsidRPr="00B5004C">
        <w:rPr>
          <w:color w:val="1F1F1F"/>
          <w:sz w:val="26"/>
          <w:szCs w:val="26"/>
        </w:rPr>
        <w:t xml:space="preserve"> Á.</w:t>
      </w:r>
    </w:p>
    <w:p w14:paraId="6845BF9A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Sự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tăng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này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điều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được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dự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báo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từ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trước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khi</w:t>
      </w:r>
      <w:proofErr w:type="spellEnd"/>
      <w:r w:rsidRPr="00B5004C">
        <w:rPr>
          <w:color w:val="1F1F1F"/>
          <w:sz w:val="26"/>
          <w:szCs w:val="26"/>
        </w:rPr>
        <w:t xml:space="preserve"> AFC Champions League </w:t>
      </w:r>
      <w:proofErr w:type="spellStart"/>
      <w:r w:rsidRPr="00B5004C">
        <w:rPr>
          <w:color w:val="1F1F1F"/>
          <w:sz w:val="26"/>
          <w:szCs w:val="26"/>
        </w:rPr>
        <w:t>được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hưởng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từ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xuất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hiện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của</w:t>
      </w:r>
      <w:proofErr w:type="spellEnd"/>
      <w:r w:rsidRPr="00B5004C">
        <w:rPr>
          <w:color w:val="1F1F1F"/>
          <w:sz w:val="26"/>
          <w:szCs w:val="26"/>
        </w:rPr>
        <w:t xml:space="preserve"> Cristiano Ronaldo </w:t>
      </w:r>
      <w:proofErr w:type="spellStart"/>
      <w:r w:rsidRPr="00B5004C">
        <w:rPr>
          <w:color w:val="1F1F1F"/>
          <w:sz w:val="26"/>
          <w:szCs w:val="26"/>
        </w:rPr>
        <w:t>cùng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hàng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loạt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siêu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sao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tại</w:t>
      </w:r>
      <w:proofErr w:type="spellEnd"/>
      <w:r w:rsidRPr="00B5004C">
        <w:rPr>
          <w:color w:val="1F1F1F"/>
          <w:sz w:val="26"/>
          <w:szCs w:val="26"/>
        </w:rPr>
        <w:t xml:space="preserve"> Saudi Arabia. </w:t>
      </w:r>
      <w:proofErr w:type="spellStart"/>
      <w:r w:rsidRPr="00B5004C">
        <w:rPr>
          <w:color w:val="1F1F1F"/>
          <w:sz w:val="26"/>
          <w:szCs w:val="26"/>
        </w:rPr>
        <w:t>Khi</w:t>
      </w:r>
      <w:proofErr w:type="spellEnd"/>
      <w:r w:rsidRPr="00B5004C">
        <w:rPr>
          <w:color w:val="1F1F1F"/>
          <w:sz w:val="26"/>
          <w:szCs w:val="26"/>
        </w:rPr>
        <w:t xml:space="preserve"> so </w:t>
      </w:r>
      <w:proofErr w:type="spellStart"/>
      <w:r w:rsidRPr="00B5004C">
        <w:rPr>
          <w:color w:val="1F1F1F"/>
          <w:sz w:val="26"/>
          <w:szCs w:val="26"/>
        </w:rPr>
        <w:t>sánh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vô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địch</w:t>
      </w:r>
      <w:proofErr w:type="spellEnd"/>
      <w:r w:rsidRPr="00B5004C">
        <w:rPr>
          <w:color w:val="1F1F1F"/>
          <w:sz w:val="26"/>
          <w:szCs w:val="26"/>
        </w:rPr>
        <w:t xml:space="preserve"> UEFA Champions League </w:t>
      </w:r>
      <w:proofErr w:type="spellStart"/>
      <w:r w:rsidRPr="00B5004C">
        <w:rPr>
          <w:color w:val="1F1F1F"/>
          <w:sz w:val="26"/>
          <w:szCs w:val="26"/>
        </w:rPr>
        <w:t>được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nhận</w:t>
      </w:r>
      <w:proofErr w:type="spellEnd"/>
      <w:r w:rsidRPr="00B5004C">
        <w:rPr>
          <w:color w:val="1F1F1F"/>
          <w:sz w:val="26"/>
          <w:szCs w:val="26"/>
        </w:rPr>
        <w:t xml:space="preserve"> 21 </w:t>
      </w:r>
      <w:proofErr w:type="spellStart"/>
      <w:r w:rsidRPr="00B5004C">
        <w:rPr>
          <w:color w:val="1F1F1F"/>
          <w:sz w:val="26"/>
          <w:szCs w:val="26"/>
        </w:rPr>
        <w:t>triệu</w:t>
      </w:r>
      <w:proofErr w:type="spellEnd"/>
      <w:r w:rsidRPr="00B5004C">
        <w:rPr>
          <w:color w:val="1F1F1F"/>
          <w:sz w:val="26"/>
          <w:szCs w:val="26"/>
        </w:rPr>
        <w:t xml:space="preserve"> USD.</w:t>
      </w:r>
    </w:p>
    <w:p w14:paraId="56D4647D" w14:textId="77777777" w:rsidR="00B5004C" w:rsidRPr="00B5004C" w:rsidRDefault="00B5004C" w:rsidP="00B5004C">
      <w:pPr>
        <w:pStyle w:val="text-align-justify"/>
        <w:shd w:val="clear" w:color="auto" w:fill="FFFFFF"/>
        <w:rPr>
          <w:color w:val="1F1F1F"/>
          <w:sz w:val="26"/>
          <w:szCs w:val="26"/>
        </w:rPr>
      </w:pP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bóng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đến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từ</w:t>
      </w:r>
      <w:proofErr w:type="spellEnd"/>
      <w:r w:rsidRPr="00B5004C">
        <w:rPr>
          <w:color w:val="1F1F1F"/>
          <w:sz w:val="26"/>
          <w:szCs w:val="26"/>
        </w:rPr>
        <w:t xml:space="preserve"> Saudi Arabia </w:t>
      </w:r>
      <w:proofErr w:type="spellStart"/>
      <w:r w:rsidRPr="00B5004C">
        <w:rPr>
          <w:color w:val="1F1F1F"/>
          <w:sz w:val="26"/>
          <w:szCs w:val="26"/>
        </w:rPr>
        <w:t>sẽ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tăng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độ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tư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cũng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như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chiêu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mộ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thêm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nhiều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ngôi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sao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tuổi</w:t>
      </w:r>
      <w:proofErr w:type="spellEnd"/>
      <w:r w:rsidRPr="00B5004C">
        <w:rPr>
          <w:color w:val="1F1F1F"/>
          <w:sz w:val="26"/>
          <w:szCs w:val="26"/>
        </w:rPr>
        <w:t xml:space="preserve"> ở </w:t>
      </w:r>
      <w:proofErr w:type="spellStart"/>
      <w:r w:rsidRPr="00B5004C">
        <w:rPr>
          <w:color w:val="1F1F1F"/>
          <w:sz w:val="26"/>
          <w:szCs w:val="26"/>
        </w:rPr>
        <w:t>khắp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nơi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trên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thế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gia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tăng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hình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ảnh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.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sự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phát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triển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về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mặt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hình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ảnh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truyền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thông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cả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quảng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bá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thương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hiệu</w:t>
      </w:r>
      <w:proofErr w:type="spellEnd"/>
      <w:r w:rsidRPr="00B5004C">
        <w:rPr>
          <w:color w:val="1F1F1F"/>
          <w:sz w:val="26"/>
          <w:szCs w:val="26"/>
        </w:rPr>
        <w:t xml:space="preserve">, </w:t>
      </w:r>
      <w:proofErr w:type="spellStart"/>
      <w:r w:rsidRPr="00B5004C">
        <w:rPr>
          <w:color w:val="1F1F1F"/>
          <w:sz w:val="26"/>
          <w:szCs w:val="26"/>
        </w:rPr>
        <w:t>các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nhà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lãnh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đạo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cao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cấp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kỳ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vọng</w:t>
      </w:r>
      <w:proofErr w:type="spellEnd"/>
      <w:r w:rsidRPr="00B5004C">
        <w:rPr>
          <w:color w:val="1F1F1F"/>
          <w:sz w:val="26"/>
          <w:szCs w:val="26"/>
        </w:rPr>
        <w:t xml:space="preserve"> AFC Champions League </w:t>
      </w:r>
      <w:proofErr w:type="spellStart"/>
      <w:r w:rsidRPr="00B5004C">
        <w:rPr>
          <w:color w:val="1F1F1F"/>
          <w:sz w:val="26"/>
          <w:szCs w:val="26"/>
        </w:rPr>
        <w:t>có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thể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cạnh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tranh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sức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hút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với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những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giải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đấu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hàng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đầu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tại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châu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Âu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trong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thời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gian</w:t>
      </w:r>
      <w:proofErr w:type="spellEnd"/>
      <w:r w:rsidRPr="00B5004C">
        <w:rPr>
          <w:color w:val="1F1F1F"/>
          <w:sz w:val="26"/>
          <w:szCs w:val="26"/>
        </w:rPr>
        <w:t xml:space="preserve"> </w:t>
      </w:r>
      <w:proofErr w:type="spellStart"/>
      <w:r w:rsidRPr="00B5004C">
        <w:rPr>
          <w:color w:val="1F1F1F"/>
          <w:sz w:val="26"/>
          <w:szCs w:val="26"/>
        </w:rPr>
        <w:t>tới</w:t>
      </w:r>
      <w:proofErr w:type="spellEnd"/>
      <w:r w:rsidRPr="00B5004C">
        <w:rPr>
          <w:color w:val="1F1F1F"/>
          <w:sz w:val="26"/>
          <w:szCs w:val="26"/>
        </w:rPr>
        <w:t>.</w:t>
      </w:r>
    </w:p>
    <w:p w14:paraId="070C8942" w14:textId="2A8CC7E7" w:rsidR="00B5004C" w:rsidRPr="00B5004C" w:rsidRDefault="00B5004C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color w:val="292929"/>
          <w:sz w:val="26"/>
          <w:szCs w:val="26"/>
        </w:rPr>
        <w:t>Link:</w:t>
      </w:r>
      <w:r w:rsidRPr="00B5004C">
        <w:rPr>
          <w:rFonts w:ascii="Times New Roman" w:hAnsi="Times New Roman" w:cs="Times New Roman"/>
          <w:sz w:val="26"/>
          <w:szCs w:val="26"/>
        </w:rPr>
        <w:t xml:space="preserve"> </w:t>
      </w:r>
      <w:hyperlink r:id="rId41" w:history="1">
        <w:r w:rsidRPr="00B5004C">
          <w:rPr>
            <w:rStyle w:val="Hyperlink"/>
            <w:rFonts w:ascii="Times New Roman" w:hAnsi="Times New Roman" w:cs="Times New Roman"/>
            <w:sz w:val="26"/>
            <w:szCs w:val="26"/>
          </w:rPr>
          <w:t>https://www.sportingnews.com/vn/bong-da/news/ronaldo-giup-al-nassr-vo-dich-afc-champions-league-tien-thuong/0e203b9383a3791e44311c24?dicbo=v2-OiqT27u&amp;</w:t>
        </w:r>
      </w:hyperlink>
      <w:r w:rsidRPr="00B5004C">
        <w:rPr>
          <w:rFonts w:ascii="Times New Roman" w:hAnsi="Times New Roman" w:cs="Times New Roman"/>
          <w:color w:val="292929"/>
          <w:sz w:val="26"/>
          <w:szCs w:val="26"/>
        </w:rPr>
        <w:t>?</w:t>
      </w:r>
    </w:p>
    <w:p w14:paraId="2512A7B4" w14:textId="56EFE73B" w:rsidR="00B5004C" w:rsidRPr="00B5004C" w:rsidRDefault="00B5004C" w:rsidP="00B5004C">
      <w:pPr>
        <w:pStyle w:val="Heading1"/>
        <w:spacing w:before="0" w:beforeAutospacing="0" w:after="0" w:afterAutospacing="0"/>
        <w:rPr>
          <w:color w:val="252525"/>
          <w:sz w:val="26"/>
          <w:szCs w:val="26"/>
        </w:rPr>
      </w:pPr>
      <w:r w:rsidRPr="00B5004C">
        <w:rPr>
          <w:color w:val="292929"/>
          <w:sz w:val="26"/>
          <w:szCs w:val="26"/>
        </w:rPr>
        <w:lastRenderedPageBreak/>
        <w:t>11.</w:t>
      </w:r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sáng</w:t>
      </w:r>
      <w:proofErr w:type="spellEnd"/>
      <w:r w:rsidRPr="00B5004C">
        <w:rPr>
          <w:color w:val="252525"/>
          <w:sz w:val="26"/>
          <w:szCs w:val="26"/>
        </w:rPr>
        <w:t xml:space="preserve"> 31/12: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Thiem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dừng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vì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lý</w:t>
      </w:r>
      <w:proofErr w:type="spellEnd"/>
      <w:r w:rsidRPr="00B5004C">
        <w:rPr>
          <w:color w:val="252525"/>
          <w:sz w:val="26"/>
          <w:szCs w:val="26"/>
        </w:rPr>
        <w:t xml:space="preserve"> do </w:t>
      </w:r>
      <w:proofErr w:type="spellStart"/>
      <w:r w:rsidRPr="00B5004C">
        <w:rPr>
          <w:color w:val="252525"/>
          <w:sz w:val="26"/>
          <w:szCs w:val="26"/>
        </w:rPr>
        <w:t>đặc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biệt</w:t>
      </w:r>
      <w:proofErr w:type="spellEnd"/>
    </w:p>
    <w:p w14:paraId="63E3E589" w14:textId="2B024755" w:rsidR="00B5004C" w:rsidRPr="00B5004C" w:rsidRDefault="00B5004C" w:rsidP="00B5004C">
      <w:pPr>
        <w:pStyle w:val="Heading2"/>
        <w:spacing w:before="0" w:line="360" w:lineRule="atLeast"/>
        <w:rPr>
          <w:rFonts w:ascii="Times New Roman" w:hAnsi="Times New Roman" w:cs="Times New Roman"/>
          <w:color w:val="252525"/>
        </w:rPr>
      </w:pPr>
      <w:proofErr w:type="spellStart"/>
      <w:r w:rsidRPr="00B5004C">
        <w:rPr>
          <w:rFonts w:ascii="Times New Roman" w:hAnsi="Times New Roman" w:cs="Times New Roman"/>
          <w:color w:val="292929"/>
        </w:rPr>
        <w:t>Nội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dung:</w:t>
      </w:r>
      <w:r w:rsidRPr="00B5004C">
        <w:rPr>
          <w:rStyle w:val="Heading2Char"/>
          <w:rFonts w:ascii="Times New Roman" w:hAnsi="Times New Roman" w:cs="Times New Roman"/>
          <w:b/>
          <w:bCs/>
          <w:color w:val="252525"/>
        </w:rPr>
        <w:t xml:space="preserve"> </w:t>
      </w:r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(Tin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thể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thao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)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Trận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đấu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của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Dominic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Thiem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tại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Brisbane International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bất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ngờ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bị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gián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đoạn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vì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một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"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vị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khách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không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mời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".</w:t>
      </w:r>
    </w:p>
    <w:p w14:paraId="38E9A63E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Trận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đấu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của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Thiem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bị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tạm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dừng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vì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lý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do </w:t>
      </w:r>
      <w:proofErr w:type="spellStart"/>
      <w:r w:rsidRPr="00B5004C">
        <w:rPr>
          <w:rStyle w:val="Strong"/>
          <w:color w:val="252525"/>
          <w:sz w:val="26"/>
          <w:szCs w:val="26"/>
        </w:rPr>
        <w:t>đặc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biệt</w:t>
      </w:r>
      <w:proofErr w:type="spellEnd"/>
    </w:p>
    <w:p w14:paraId="769B5A75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giữa</w:t>
      </w:r>
      <w:proofErr w:type="spellEnd"/>
      <w:r w:rsidRPr="00B5004C">
        <w:rPr>
          <w:color w:val="252525"/>
          <w:sz w:val="26"/>
          <w:szCs w:val="26"/>
        </w:rPr>
        <w:t xml:space="preserve"> Dominic </w:t>
      </w:r>
      <w:proofErr w:type="spellStart"/>
      <w:r w:rsidRPr="00B5004C">
        <w:rPr>
          <w:color w:val="252525"/>
          <w:sz w:val="26"/>
          <w:szCs w:val="26"/>
        </w:rPr>
        <w:t>Thiem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James McCabe ở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Brisbane International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dừng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vì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lý</w:t>
      </w:r>
      <w:proofErr w:type="spellEnd"/>
      <w:r w:rsidRPr="00B5004C">
        <w:rPr>
          <w:color w:val="252525"/>
          <w:sz w:val="26"/>
          <w:szCs w:val="26"/>
        </w:rPr>
        <w:t xml:space="preserve"> do </w:t>
      </w:r>
      <w:proofErr w:type="spellStart"/>
      <w:r w:rsidRPr="00B5004C">
        <w:rPr>
          <w:color w:val="252525"/>
          <w:sz w:val="26"/>
          <w:szCs w:val="26"/>
        </w:rPr>
        <w:t>rất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hữu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ta </w:t>
      </w:r>
      <w:proofErr w:type="spellStart"/>
      <w:r w:rsidRPr="00B5004C">
        <w:rPr>
          <w:color w:val="252525"/>
          <w:sz w:val="26"/>
          <w:szCs w:val="26"/>
        </w:rPr>
        <w:t>phát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con </w:t>
      </w:r>
      <w:proofErr w:type="spellStart"/>
      <w:r w:rsidRPr="00B5004C">
        <w:rPr>
          <w:color w:val="252525"/>
          <w:sz w:val="26"/>
          <w:szCs w:val="26"/>
        </w:rPr>
        <w:t>rắn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ngờ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xuất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. Ban </w:t>
      </w:r>
      <w:proofErr w:type="spellStart"/>
      <w:r w:rsidRPr="00B5004C">
        <w:rPr>
          <w:color w:val="252525"/>
          <w:sz w:val="26"/>
          <w:szCs w:val="26"/>
        </w:rPr>
        <w:t>tổ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lập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dừng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bắt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rắn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nghiệp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xử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lý</w:t>
      </w:r>
      <w:proofErr w:type="spellEnd"/>
      <w:r w:rsidRPr="00B5004C">
        <w:rPr>
          <w:color w:val="252525"/>
          <w:sz w:val="26"/>
          <w:szCs w:val="26"/>
        </w:rPr>
        <w:t xml:space="preserve"> “</w:t>
      </w:r>
      <w:proofErr w:type="spellStart"/>
      <w:r w:rsidRPr="00B5004C">
        <w:rPr>
          <w:color w:val="252525"/>
          <w:sz w:val="26"/>
          <w:szCs w:val="26"/>
        </w:rPr>
        <w:t>vị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khách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mời</w:t>
      </w:r>
      <w:proofErr w:type="spellEnd"/>
      <w:r w:rsidRPr="00B5004C">
        <w:rPr>
          <w:color w:val="252525"/>
          <w:sz w:val="26"/>
          <w:szCs w:val="26"/>
        </w:rPr>
        <w:t xml:space="preserve">”.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Thiem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 McCabe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theo.</w:t>
      </w:r>
      <w:proofErr w:type="spellEnd"/>
    </w:p>
    <w:p w14:paraId="40EA34B6" w14:textId="0413C430" w:rsidR="00B5004C" w:rsidRPr="00B5004C" w:rsidRDefault="00B5004C" w:rsidP="00B5004C">
      <w:pPr>
        <w:spacing w:before="225" w:after="225" w:line="360" w:lineRule="atLeast"/>
        <w:jc w:val="center"/>
        <w:rPr>
          <w:rFonts w:ascii="Times New Roman" w:hAnsi="Times New Roman" w:cs="Times New Roman"/>
          <w:b/>
          <w:bCs/>
          <w:color w:val="252525"/>
          <w:sz w:val="26"/>
          <w:szCs w:val="26"/>
        </w:rPr>
      </w:pPr>
      <w:r w:rsidRPr="00B5004C">
        <w:rPr>
          <w:rFonts w:ascii="Times New Roman" w:hAnsi="Times New Roman" w:cs="Times New Roman"/>
          <w:b/>
          <w:bCs/>
          <w:noProof/>
          <w:color w:val="252525"/>
          <w:sz w:val="26"/>
          <w:szCs w:val="26"/>
        </w:rPr>
        <w:drawing>
          <wp:inline distT="0" distB="0" distL="0" distR="0" wp14:anchorId="4E2105AF" wp14:editId="00DEF2C3">
            <wp:extent cx="5943600" cy="3975735"/>
            <wp:effectExtent l="0" t="0" r="0" b="5715"/>
            <wp:docPr id="25" name="Picture 25" descr="Nóng nhất thể thao sáng 31/12: Trận đấu của Thiem bị tạm dừng vì lý do đặc biệt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Nóng nhất thể thao sáng 31/12: Trận đấu của Thiem bị tạm dừng vì lý do đặc biệt -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0DD8" w14:textId="77777777" w:rsidR="00B5004C" w:rsidRPr="00B5004C" w:rsidRDefault="00B5004C" w:rsidP="00B5004C">
      <w:pPr>
        <w:pStyle w:val="imgchuthich0407"/>
        <w:spacing w:before="225" w:beforeAutospacing="0" w:after="225" w:afterAutospacing="0" w:line="360" w:lineRule="atLeast"/>
        <w:jc w:val="center"/>
        <w:rPr>
          <w:i/>
          <w:iCs/>
          <w:color w:val="252525"/>
          <w:sz w:val="26"/>
          <w:szCs w:val="26"/>
        </w:rPr>
      </w:pPr>
      <w:r w:rsidRPr="00B5004C">
        <w:rPr>
          <w:i/>
          <w:iCs/>
          <w:color w:val="252525"/>
          <w:sz w:val="26"/>
          <w:szCs w:val="26"/>
        </w:rPr>
        <w:t xml:space="preserve">Dominic </w:t>
      </w:r>
      <w:proofErr w:type="spellStart"/>
      <w:r w:rsidRPr="00B5004C">
        <w:rPr>
          <w:i/>
          <w:iCs/>
          <w:color w:val="252525"/>
          <w:sz w:val="26"/>
          <w:szCs w:val="26"/>
        </w:rPr>
        <w:t>Thiem</w:t>
      </w:r>
      <w:proofErr w:type="spellEnd"/>
    </w:p>
    <w:p w14:paraId="1B210E9B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Djokovic </w:t>
      </w:r>
      <w:proofErr w:type="spellStart"/>
      <w:r w:rsidRPr="00B5004C">
        <w:rPr>
          <w:rStyle w:val="Strong"/>
          <w:color w:val="252525"/>
          <w:sz w:val="26"/>
          <w:szCs w:val="26"/>
        </w:rPr>
        <w:t>hứa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cố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gắng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100% </w:t>
      </w:r>
      <w:proofErr w:type="spellStart"/>
      <w:r w:rsidRPr="00B5004C">
        <w:rPr>
          <w:rStyle w:val="Strong"/>
          <w:color w:val="252525"/>
          <w:sz w:val="26"/>
          <w:szCs w:val="26"/>
        </w:rPr>
        <w:t>sức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lực</w:t>
      </w:r>
      <w:proofErr w:type="spellEnd"/>
    </w:p>
    <w:p w14:paraId="5E3A22F4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buổi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phỏng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United Cup, Novak </w:t>
      </w:r>
      <w:hyperlink r:id="rId43" w:tooltip="Djokovic" w:history="1">
        <w:r w:rsidRPr="00B5004C">
          <w:rPr>
            <w:rStyle w:val="Hyperlink"/>
            <w:color w:val="0000EE"/>
            <w:sz w:val="26"/>
            <w:szCs w:val="26"/>
          </w:rPr>
          <w:t>Djokovic</w:t>
        </w:r>
      </w:hyperlink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hứa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100% </w:t>
      </w:r>
      <w:proofErr w:type="spellStart"/>
      <w:r w:rsidRPr="00B5004C">
        <w:rPr>
          <w:color w:val="252525"/>
          <w:sz w:val="26"/>
          <w:szCs w:val="26"/>
        </w:rPr>
        <w:t>chứ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dạo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chơi</w:t>
      </w:r>
      <w:proofErr w:type="spellEnd"/>
      <w:r w:rsidRPr="00B5004C">
        <w:rPr>
          <w:color w:val="252525"/>
          <w:sz w:val="26"/>
          <w:szCs w:val="26"/>
        </w:rPr>
        <w:t>. “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chỉ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thôi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100%.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luôn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cống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mọi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tham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dù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cấp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chăng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nữa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Chưa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việc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vì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nước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mình</w:t>
      </w:r>
      <w:proofErr w:type="spellEnd"/>
      <w:r w:rsidRPr="00B5004C">
        <w:rPr>
          <w:color w:val="252525"/>
          <w:sz w:val="26"/>
          <w:szCs w:val="26"/>
        </w:rPr>
        <w:t>”.</w:t>
      </w:r>
    </w:p>
    <w:p w14:paraId="775BD1E4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lastRenderedPageBreak/>
        <w:t xml:space="preserve">Memphis Grizzlies </w:t>
      </w:r>
      <w:proofErr w:type="spellStart"/>
      <w:r w:rsidRPr="00B5004C">
        <w:rPr>
          <w:rStyle w:val="Strong"/>
          <w:color w:val="252525"/>
          <w:sz w:val="26"/>
          <w:szCs w:val="26"/>
        </w:rPr>
        <w:t>nhận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trận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thua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thứ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2 </w:t>
      </w:r>
      <w:proofErr w:type="spellStart"/>
      <w:r w:rsidRPr="00B5004C">
        <w:rPr>
          <w:rStyle w:val="Strong"/>
          <w:color w:val="252525"/>
          <w:sz w:val="26"/>
          <w:szCs w:val="26"/>
        </w:rPr>
        <w:t>liên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tiếp</w:t>
      </w:r>
      <w:proofErr w:type="spellEnd"/>
    </w:p>
    <w:p w14:paraId="188FFD35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Sau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lực</w:t>
      </w:r>
      <w:proofErr w:type="spellEnd"/>
      <w:r w:rsidRPr="00B5004C">
        <w:rPr>
          <w:color w:val="252525"/>
          <w:sz w:val="26"/>
          <w:szCs w:val="26"/>
        </w:rPr>
        <w:t xml:space="preserve"> Ja </w:t>
      </w:r>
      <w:proofErr w:type="spellStart"/>
      <w:r w:rsidRPr="00B5004C">
        <w:rPr>
          <w:color w:val="252525"/>
          <w:sz w:val="26"/>
          <w:szCs w:val="26"/>
        </w:rPr>
        <w:t>Morant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treo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giò</w:t>
      </w:r>
      <w:proofErr w:type="spellEnd"/>
      <w:r w:rsidRPr="00B5004C">
        <w:rPr>
          <w:color w:val="252525"/>
          <w:sz w:val="26"/>
          <w:szCs w:val="26"/>
        </w:rPr>
        <w:t xml:space="preserve">, Memphis Grizzlies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thăng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hoa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rổ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nghề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Mỹ</w:t>
      </w:r>
      <w:proofErr w:type="spellEnd"/>
      <w:r w:rsidRPr="00B5004C">
        <w:rPr>
          <w:color w:val="252525"/>
          <w:sz w:val="26"/>
          <w:szCs w:val="26"/>
        </w:rPr>
        <w:t xml:space="preserve"> (NBA). </w:t>
      </w:r>
      <w:proofErr w:type="spellStart"/>
      <w:r w:rsidRPr="00B5004C">
        <w:rPr>
          <w:color w:val="252525"/>
          <w:sz w:val="26"/>
          <w:szCs w:val="26"/>
        </w:rPr>
        <w:t>Tuy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nhiên</w:t>
      </w:r>
      <w:proofErr w:type="spellEnd"/>
      <w:r w:rsidRPr="00B5004C">
        <w:rPr>
          <w:color w:val="252525"/>
          <w:sz w:val="26"/>
          <w:szCs w:val="26"/>
        </w:rPr>
        <w:t>, “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chú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Memphis” </w:t>
      </w:r>
      <w:proofErr w:type="spellStart"/>
      <w:r w:rsidRPr="00B5004C">
        <w:rPr>
          <w:color w:val="252525"/>
          <w:sz w:val="26"/>
          <w:szCs w:val="26"/>
        </w:rPr>
        <w:t>vừa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nhận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thất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/2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Họ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thua</w:t>
      </w:r>
      <w:proofErr w:type="spellEnd"/>
      <w:r w:rsidRPr="00B5004C">
        <w:rPr>
          <w:color w:val="252525"/>
          <w:sz w:val="26"/>
          <w:szCs w:val="26"/>
        </w:rPr>
        <w:t xml:space="preserve"> Denver Nuggets 142-105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hôm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thua</w:t>
      </w:r>
      <w:proofErr w:type="spellEnd"/>
      <w:r w:rsidRPr="00B5004C">
        <w:rPr>
          <w:color w:val="252525"/>
          <w:sz w:val="26"/>
          <w:szCs w:val="26"/>
        </w:rPr>
        <w:t xml:space="preserve"> Los Angeles Clippers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tỉ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117-106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hôm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66F1AAF3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Đỗ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Thế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Kiên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giành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chức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vô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địch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Thái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Tuấn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Pool</w:t>
      </w:r>
    </w:p>
    <w:p w14:paraId="60381E2B" w14:textId="70572DA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Cơ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Đỗ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xuất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sắc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Tuấn</w:t>
      </w:r>
      <w:proofErr w:type="spellEnd"/>
      <w:r w:rsidRPr="00B5004C">
        <w:rPr>
          <w:color w:val="252525"/>
          <w:sz w:val="26"/>
          <w:szCs w:val="26"/>
        </w:rPr>
        <w:t xml:space="preserve"> Pool Open 2023 </w:t>
      </w:r>
      <w:proofErr w:type="spellStart"/>
      <w:r w:rsidRPr="00B5004C">
        <w:rPr>
          <w:color w:val="252525"/>
          <w:sz w:val="26"/>
          <w:szCs w:val="26"/>
        </w:rPr>
        <w:t>nội</w:t>
      </w:r>
      <w:proofErr w:type="spellEnd"/>
      <w:r w:rsidRPr="00B5004C">
        <w:rPr>
          <w:color w:val="252525"/>
          <w:sz w:val="26"/>
          <w:szCs w:val="26"/>
        </w:rPr>
        <w:t xml:space="preserve"> dung pool 9 bi. </w:t>
      </w:r>
      <w:proofErr w:type="spellStart"/>
      <w:r w:rsidRPr="00B5004C">
        <w:rPr>
          <w:color w:val="252525"/>
          <w:sz w:val="26"/>
          <w:szCs w:val="26"/>
        </w:rPr>
        <w:t>Đỗ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đánh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Bùi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Trường</w:t>
      </w:r>
      <w:proofErr w:type="spellEnd"/>
      <w:r w:rsidRPr="00B5004C">
        <w:rPr>
          <w:color w:val="252525"/>
          <w:sz w:val="26"/>
          <w:szCs w:val="26"/>
        </w:rPr>
        <w:t xml:space="preserve"> An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tỉ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13-6 </w:t>
      </w:r>
      <w:proofErr w:type="spellStart"/>
      <w:r w:rsidRPr="00B5004C">
        <w:rPr>
          <w:color w:val="252525"/>
          <w:sz w:val="26"/>
          <w:szCs w:val="26"/>
        </w:rPr>
        <w:t>đầy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thuyết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phục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Đỗ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về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trưởng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giá</w:t>
      </w:r>
      <w:proofErr w:type="spellEnd"/>
      <w:r w:rsidRPr="00B5004C">
        <w:rPr>
          <w:color w:val="252525"/>
          <w:sz w:val="26"/>
          <w:szCs w:val="26"/>
        </w:rPr>
        <w:t xml:space="preserve"> 150 </w:t>
      </w:r>
      <w:proofErr w:type="spellStart"/>
      <w:r w:rsidRPr="00B5004C">
        <w:rPr>
          <w:color w:val="252525"/>
          <w:sz w:val="26"/>
          <w:szCs w:val="26"/>
        </w:rPr>
        <w:t>triệu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đồng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5B7F58AD" w14:textId="76E40195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>Link:</w:t>
      </w:r>
      <w:r w:rsidRPr="00B5004C">
        <w:rPr>
          <w:sz w:val="26"/>
          <w:szCs w:val="26"/>
        </w:rPr>
        <w:t xml:space="preserve"> </w:t>
      </w:r>
      <w:r w:rsidRPr="00B5004C">
        <w:rPr>
          <w:color w:val="252525"/>
          <w:sz w:val="26"/>
          <w:szCs w:val="26"/>
        </w:rPr>
        <w:t>https://www.24h.com.vn/the-thao/nong-nhat-the-thao-sang-31-12-tran-dau-cua-thiem-bi-tam-dung-vi-ly-do-dac-biet-c101a1531771.html</w:t>
      </w:r>
    </w:p>
    <w:p w14:paraId="0ECED119" w14:textId="240C7C37" w:rsidR="00B5004C" w:rsidRPr="00B5004C" w:rsidRDefault="00B5004C" w:rsidP="00B5004C">
      <w:pPr>
        <w:pStyle w:val="Heading1"/>
        <w:spacing w:before="0" w:beforeAutospacing="0" w:after="0" w:afterAutospacing="0"/>
        <w:rPr>
          <w:color w:val="252525"/>
          <w:sz w:val="26"/>
          <w:szCs w:val="26"/>
        </w:rPr>
      </w:pPr>
      <w:r w:rsidRPr="00B5004C">
        <w:rPr>
          <w:color w:val="292929"/>
          <w:sz w:val="26"/>
          <w:szCs w:val="26"/>
        </w:rPr>
        <w:t>12.</w:t>
      </w:r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tối</w:t>
      </w:r>
      <w:proofErr w:type="spellEnd"/>
      <w:r w:rsidRPr="00B5004C">
        <w:rPr>
          <w:color w:val="252525"/>
          <w:sz w:val="26"/>
          <w:szCs w:val="26"/>
        </w:rPr>
        <w:t xml:space="preserve"> 27/12: Djokovic </w:t>
      </w:r>
      <w:proofErr w:type="spellStart"/>
      <w:r w:rsidRPr="00B5004C">
        <w:rPr>
          <w:color w:val="252525"/>
          <w:sz w:val="26"/>
          <w:szCs w:val="26"/>
        </w:rPr>
        <w:t>tiết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lộ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nghệ</w:t>
      </w:r>
      <w:proofErr w:type="spellEnd"/>
    </w:p>
    <w:p w14:paraId="4A6DD9E2" w14:textId="6025E771" w:rsidR="00B5004C" w:rsidRPr="00B5004C" w:rsidRDefault="00B5004C" w:rsidP="00B5004C">
      <w:pPr>
        <w:pStyle w:val="Heading2"/>
        <w:spacing w:before="0" w:line="360" w:lineRule="atLeast"/>
        <w:rPr>
          <w:rFonts w:ascii="Times New Roman" w:hAnsi="Times New Roman" w:cs="Times New Roman"/>
          <w:color w:val="252525"/>
        </w:rPr>
      </w:pPr>
      <w:proofErr w:type="spellStart"/>
      <w:r w:rsidRPr="00B5004C">
        <w:rPr>
          <w:rFonts w:ascii="Times New Roman" w:hAnsi="Times New Roman" w:cs="Times New Roman"/>
          <w:color w:val="292929"/>
        </w:rPr>
        <w:t>Nội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dung:</w:t>
      </w:r>
      <w:r w:rsidRPr="00B5004C">
        <w:rPr>
          <w:rStyle w:val="Heading2Char"/>
          <w:rFonts w:ascii="Times New Roman" w:hAnsi="Times New Roman" w:cs="Times New Roman"/>
          <w:b/>
          <w:bCs/>
          <w:color w:val="252525"/>
        </w:rPr>
        <w:t xml:space="preserve"> </w:t>
      </w:r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Tin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thể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thao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) Djokovic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tiết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lộ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thời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điểm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có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thể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giải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nghệ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trong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cuộc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phỏng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vấn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tại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Saudi Arabia.</w:t>
      </w:r>
    </w:p>
    <w:p w14:paraId="734C8A8A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Djokovic </w:t>
      </w:r>
      <w:proofErr w:type="spellStart"/>
      <w:r w:rsidRPr="00B5004C">
        <w:rPr>
          <w:rStyle w:val="Strong"/>
          <w:color w:val="252525"/>
          <w:sz w:val="26"/>
          <w:szCs w:val="26"/>
        </w:rPr>
        <w:t>tiết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lộ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thời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điểm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có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thể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giải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nghệ</w:t>
      </w:r>
      <w:proofErr w:type="spellEnd"/>
    </w:p>
    <w:p w14:paraId="5A6BCF5C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Trả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phỏng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Saudi Arabia, Novak </w:t>
      </w:r>
      <w:hyperlink r:id="rId44" w:tooltip="Djokovic" w:history="1">
        <w:r w:rsidRPr="00B5004C">
          <w:rPr>
            <w:rStyle w:val="Hyperlink"/>
            <w:color w:val="0000EE"/>
            <w:sz w:val="26"/>
            <w:szCs w:val="26"/>
            <w:u w:val="none"/>
          </w:rPr>
          <w:t>Djokovic</w:t>
        </w:r>
      </w:hyperlink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tiết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lộ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lý</w:t>
      </w:r>
      <w:proofErr w:type="spellEnd"/>
      <w:r w:rsidRPr="00B5004C">
        <w:rPr>
          <w:color w:val="252525"/>
          <w:sz w:val="26"/>
          <w:szCs w:val="26"/>
        </w:rPr>
        <w:t xml:space="preserve"> do </w:t>
      </w:r>
      <w:proofErr w:type="spellStart"/>
      <w:r w:rsidRPr="00B5004C">
        <w:rPr>
          <w:color w:val="252525"/>
          <w:sz w:val="26"/>
          <w:szCs w:val="26"/>
        </w:rPr>
        <w:t>chưa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nghệ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>. "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nghệ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vẫn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cảm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thấy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vẫn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tốt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muốn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trình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biết</w:t>
      </w:r>
      <w:proofErr w:type="spellEnd"/>
      <w:r w:rsidRPr="00B5004C">
        <w:rPr>
          <w:color w:val="252525"/>
          <w:sz w:val="26"/>
          <w:szCs w:val="26"/>
        </w:rPr>
        <w:t xml:space="preserve"> Tom Brady (</w:t>
      </w:r>
      <w:proofErr w:type="spellStart"/>
      <w:r w:rsidRPr="00B5004C">
        <w:rPr>
          <w:color w:val="252525"/>
          <w:sz w:val="26"/>
          <w:szCs w:val="26"/>
        </w:rPr>
        <w:t>huyền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dục</w:t>
      </w:r>
      <w:proofErr w:type="spellEnd"/>
      <w:r w:rsidRPr="00B5004C">
        <w:rPr>
          <w:color w:val="252525"/>
          <w:sz w:val="26"/>
          <w:szCs w:val="26"/>
        </w:rPr>
        <w:t xml:space="preserve">)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vọng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giống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như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ấy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40 </w:t>
      </w:r>
      <w:proofErr w:type="spellStart"/>
      <w:r w:rsidRPr="00B5004C">
        <w:rPr>
          <w:color w:val="252525"/>
          <w:sz w:val="26"/>
          <w:szCs w:val="26"/>
        </w:rPr>
        <w:t>tuổi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thậm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chí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lâu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nếu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vẫn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cảm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thấy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ổn</w:t>
      </w:r>
      <w:proofErr w:type="spellEnd"/>
      <w:r w:rsidRPr="00B5004C">
        <w:rPr>
          <w:color w:val="252525"/>
          <w:sz w:val="26"/>
          <w:szCs w:val="26"/>
        </w:rPr>
        <w:t>". </w:t>
      </w:r>
    </w:p>
    <w:p w14:paraId="74FEE6BE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Detroit Pistons </w:t>
      </w:r>
      <w:proofErr w:type="spellStart"/>
      <w:r w:rsidRPr="00B5004C">
        <w:rPr>
          <w:rStyle w:val="Strong"/>
          <w:color w:val="252525"/>
          <w:sz w:val="26"/>
          <w:szCs w:val="26"/>
        </w:rPr>
        <w:t>lập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kỷ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lục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tại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NBA</w:t>
      </w:r>
    </w:p>
    <w:p w14:paraId="71E6FD8F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CLB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rổ</w:t>
      </w:r>
      <w:proofErr w:type="spellEnd"/>
      <w:r w:rsidRPr="00B5004C">
        <w:rPr>
          <w:color w:val="252525"/>
          <w:sz w:val="26"/>
          <w:szCs w:val="26"/>
        </w:rPr>
        <w:t xml:space="preserve"> Detroit Pistons </w:t>
      </w:r>
      <w:proofErr w:type="spellStart"/>
      <w:r w:rsidRPr="00B5004C">
        <w:rPr>
          <w:color w:val="252525"/>
          <w:sz w:val="26"/>
          <w:szCs w:val="26"/>
        </w:rPr>
        <w:t>vừa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lập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kỷ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rổ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nghề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Mỹ</w:t>
      </w:r>
      <w:proofErr w:type="spellEnd"/>
      <w:r w:rsidRPr="00B5004C">
        <w:rPr>
          <w:color w:val="252525"/>
          <w:sz w:val="26"/>
          <w:szCs w:val="26"/>
        </w:rPr>
        <w:t xml:space="preserve"> (NBA)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nâng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chuỗi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thành</w:t>
      </w:r>
      <w:proofErr w:type="spellEnd"/>
      <w:r w:rsidRPr="00B5004C">
        <w:rPr>
          <w:color w:val="252525"/>
          <w:sz w:val="26"/>
          <w:szCs w:val="26"/>
        </w:rPr>
        <w:t xml:space="preserve"> 27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Đây</w:t>
      </w:r>
      <w:proofErr w:type="spellEnd"/>
      <w:r w:rsidRPr="00B5004C">
        <w:rPr>
          <w:color w:val="252525"/>
          <w:sz w:val="26"/>
          <w:szCs w:val="26"/>
        </w:rPr>
        <w:t xml:space="preserve"> con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con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dài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mùa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NBA. </w:t>
      </w:r>
      <w:proofErr w:type="spellStart"/>
      <w:r w:rsidRPr="00B5004C">
        <w:rPr>
          <w:color w:val="252525"/>
          <w:sz w:val="26"/>
          <w:szCs w:val="26"/>
        </w:rPr>
        <w:t>Kể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mùa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nay, Pistons </w:t>
      </w:r>
      <w:proofErr w:type="spellStart"/>
      <w:r w:rsidRPr="00B5004C">
        <w:rPr>
          <w:color w:val="252525"/>
          <w:sz w:val="26"/>
          <w:szCs w:val="26"/>
        </w:rPr>
        <w:t>chưa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biết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gì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Nguyên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chuỗi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bởi</w:t>
      </w:r>
      <w:proofErr w:type="spellEnd"/>
      <w:r w:rsidRPr="00B5004C">
        <w:rPr>
          <w:color w:val="252525"/>
          <w:sz w:val="26"/>
          <w:szCs w:val="26"/>
        </w:rPr>
        <w:t xml:space="preserve"> Pistons </w:t>
      </w:r>
      <w:proofErr w:type="spellStart"/>
      <w:r w:rsidRPr="00B5004C">
        <w:rPr>
          <w:color w:val="252525"/>
          <w:sz w:val="26"/>
          <w:szCs w:val="26"/>
        </w:rPr>
        <w:t>muốn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chắc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chắn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kiếm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lượt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chọn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NBA Draft 2024. </w:t>
      </w:r>
    </w:p>
    <w:p w14:paraId="459A3E93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Bích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Tuyền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nguy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cơ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bị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cấm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đấu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nếu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tiếp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tục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từ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chối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lên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tuyển</w:t>
      </w:r>
      <w:proofErr w:type="spellEnd"/>
    </w:p>
    <w:p w14:paraId="495F6F55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hôm</w:t>
      </w:r>
      <w:proofErr w:type="spellEnd"/>
      <w:r w:rsidRPr="00B5004C">
        <w:rPr>
          <w:color w:val="252525"/>
          <w:sz w:val="26"/>
          <w:szCs w:val="26"/>
        </w:rPr>
        <w:t xml:space="preserve"> qua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đoàn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Việt</w:t>
      </w:r>
      <w:proofErr w:type="spellEnd"/>
      <w:r w:rsidRPr="00B5004C">
        <w:rPr>
          <w:color w:val="252525"/>
          <w:sz w:val="26"/>
          <w:szCs w:val="26"/>
        </w:rPr>
        <w:t xml:space="preserve"> Nam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lệ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Quốc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cúp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Hóa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2024. </w:t>
      </w:r>
      <w:proofErr w:type="spellStart"/>
      <w:r w:rsidRPr="00B5004C">
        <w:rPr>
          <w:color w:val="252525"/>
          <w:sz w:val="26"/>
          <w:szCs w:val="26"/>
        </w:rPr>
        <w:t>Ngoài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thông</w:t>
      </w:r>
      <w:proofErr w:type="spellEnd"/>
      <w:r w:rsidRPr="00B5004C">
        <w:rPr>
          <w:color w:val="252525"/>
          <w:sz w:val="26"/>
          <w:szCs w:val="26"/>
        </w:rPr>
        <w:t xml:space="preserve"> tin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quan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lastRenderedPageBreak/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đáng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chú</w:t>
      </w:r>
      <w:proofErr w:type="spellEnd"/>
      <w:r w:rsidRPr="00B5004C">
        <w:rPr>
          <w:color w:val="252525"/>
          <w:sz w:val="26"/>
          <w:szCs w:val="26"/>
        </w:rPr>
        <w:t xml:space="preserve"> ý ở </w:t>
      </w:r>
      <w:proofErr w:type="spellStart"/>
      <w:r w:rsidRPr="00B5004C">
        <w:rPr>
          <w:color w:val="252525"/>
          <w:sz w:val="26"/>
          <w:szCs w:val="26"/>
        </w:rPr>
        <w:t>mục</w:t>
      </w:r>
      <w:proofErr w:type="spellEnd"/>
      <w:r w:rsidRPr="00B5004C">
        <w:rPr>
          <w:color w:val="252525"/>
          <w:sz w:val="26"/>
          <w:szCs w:val="26"/>
        </w:rPr>
        <w:t xml:space="preserve"> VII - </w:t>
      </w:r>
      <w:proofErr w:type="spellStart"/>
      <w:r w:rsidRPr="00B5004C">
        <w:rPr>
          <w:color w:val="252525"/>
          <w:sz w:val="26"/>
          <w:szCs w:val="26"/>
        </w:rPr>
        <w:t>Khen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thưởng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kỷ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luật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nêu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quan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ĐTQG.</w:t>
      </w:r>
    </w:p>
    <w:p w14:paraId="6D3EF93A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>"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triệu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tập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tuyển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quốc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gia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tuyển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trẻ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quốc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nhiệm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vụ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quốc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thực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theo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lệnh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triệu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tập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đoàn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Việt</w:t>
      </w:r>
      <w:proofErr w:type="spellEnd"/>
      <w:r w:rsidRPr="00B5004C">
        <w:rPr>
          <w:color w:val="252525"/>
          <w:sz w:val="26"/>
          <w:szCs w:val="26"/>
        </w:rPr>
        <w:t xml:space="preserve"> Nam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lý</w:t>
      </w:r>
      <w:proofErr w:type="spellEnd"/>
      <w:r w:rsidRPr="00B5004C">
        <w:rPr>
          <w:color w:val="252525"/>
          <w:sz w:val="26"/>
          <w:szCs w:val="26"/>
        </w:rPr>
        <w:t xml:space="preserve"> do </w:t>
      </w:r>
      <w:proofErr w:type="spellStart"/>
      <w:r w:rsidRPr="00B5004C">
        <w:rPr>
          <w:color w:val="252525"/>
          <w:sz w:val="26"/>
          <w:szCs w:val="26"/>
        </w:rPr>
        <w:t>nào</w:t>
      </w:r>
      <w:proofErr w:type="spellEnd"/>
      <w:r w:rsidRPr="00B5004C">
        <w:rPr>
          <w:color w:val="252525"/>
          <w:sz w:val="26"/>
          <w:szCs w:val="26"/>
        </w:rPr>
        <w:t xml:space="preserve"> (</w:t>
      </w:r>
      <w:proofErr w:type="spellStart"/>
      <w:r w:rsidRPr="00B5004C">
        <w:rPr>
          <w:color w:val="252525"/>
          <w:sz w:val="26"/>
          <w:szCs w:val="26"/>
        </w:rPr>
        <w:t>trừ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trường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hợp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đồng</w:t>
      </w:r>
      <w:proofErr w:type="spellEnd"/>
      <w:r w:rsidRPr="00B5004C">
        <w:rPr>
          <w:color w:val="252525"/>
          <w:sz w:val="26"/>
          <w:szCs w:val="26"/>
        </w:rPr>
        <w:t xml:space="preserve"> ý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đoàn</w:t>
      </w:r>
      <w:proofErr w:type="spellEnd"/>
      <w:r w:rsidRPr="00B5004C">
        <w:rPr>
          <w:color w:val="252525"/>
          <w:sz w:val="26"/>
          <w:szCs w:val="26"/>
        </w:rPr>
        <w:t xml:space="preserve">)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theo</w:t>
      </w:r>
      <w:proofErr w:type="spellEnd"/>
      <w:r w:rsidRPr="00B5004C">
        <w:rPr>
          <w:color w:val="252525"/>
          <w:sz w:val="26"/>
          <w:szCs w:val="26"/>
        </w:rPr>
        <w:t>".</w:t>
      </w:r>
    </w:p>
    <w:p w14:paraId="23EC0EBF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 VĐV </w:t>
      </w:r>
      <w:proofErr w:type="spellStart"/>
      <w:r w:rsidRPr="00B5004C">
        <w:rPr>
          <w:color w:val="252525"/>
          <w:sz w:val="26"/>
          <w:szCs w:val="26"/>
        </w:rPr>
        <w:t>Bích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chính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lo </w:t>
      </w:r>
      <w:proofErr w:type="spellStart"/>
      <w:r w:rsidRPr="00B5004C">
        <w:rPr>
          <w:color w:val="252525"/>
          <w:sz w:val="26"/>
          <w:szCs w:val="26"/>
        </w:rPr>
        <w:t>lắng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ban </w:t>
      </w:r>
      <w:proofErr w:type="spellStart"/>
      <w:r w:rsidRPr="00B5004C">
        <w:rPr>
          <w:color w:val="252525"/>
          <w:sz w:val="26"/>
          <w:szCs w:val="26"/>
        </w:rPr>
        <w:t>hành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bởi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tập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trung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cùng</w:t>
      </w:r>
      <w:proofErr w:type="spellEnd"/>
      <w:r w:rsidRPr="00B5004C">
        <w:rPr>
          <w:color w:val="252525"/>
          <w:sz w:val="26"/>
          <w:szCs w:val="26"/>
        </w:rPr>
        <w:t xml:space="preserve"> ĐTQG </w:t>
      </w:r>
      <w:proofErr w:type="spellStart"/>
      <w:r w:rsidRPr="00B5004C">
        <w:rPr>
          <w:color w:val="252525"/>
          <w:sz w:val="26"/>
          <w:szCs w:val="26"/>
        </w:rPr>
        <w:t>vì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lý</w:t>
      </w:r>
      <w:proofErr w:type="spellEnd"/>
      <w:r w:rsidRPr="00B5004C">
        <w:rPr>
          <w:color w:val="252525"/>
          <w:sz w:val="26"/>
          <w:szCs w:val="26"/>
        </w:rPr>
        <w:t xml:space="preserve"> do </w:t>
      </w:r>
      <w:proofErr w:type="spellStart"/>
      <w:r w:rsidRPr="00B5004C">
        <w:rPr>
          <w:color w:val="252525"/>
          <w:sz w:val="26"/>
          <w:szCs w:val="26"/>
        </w:rPr>
        <w:t>khác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nhau</w:t>
      </w:r>
      <w:proofErr w:type="spellEnd"/>
      <w:r w:rsidRPr="00B5004C">
        <w:rPr>
          <w:color w:val="252525"/>
          <w:sz w:val="26"/>
          <w:szCs w:val="26"/>
        </w:rPr>
        <w:t>. </w:t>
      </w:r>
    </w:p>
    <w:p w14:paraId="31FE85C9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IOC </w:t>
      </w:r>
      <w:proofErr w:type="spellStart"/>
      <w:r w:rsidRPr="00B5004C">
        <w:rPr>
          <w:rStyle w:val="Strong"/>
          <w:color w:val="252525"/>
          <w:sz w:val="26"/>
          <w:szCs w:val="26"/>
        </w:rPr>
        <w:t>công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bố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lịch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, </w:t>
      </w:r>
      <w:proofErr w:type="spellStart"/>
      <w:r w:rsidRPr="00B5004C">
        <w:rPr>
          <w:rStyle w:val="Strong"/>
          <w:color w:val="252525"/>
          <w:sz w:val="26"/>
          <w:szCs w:val="26"/>
        </w:rPr>
        <w:t>thể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thức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đấu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vòng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loại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Boxing Olympic Paris</w:t>
      </w:r>
    </w:p>
    <w:p w14:paraId="0C5F460A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Theo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IOC, </w:t>
      </w:r>
      <w:proofErr w:type="spellStart"/>
      <w:r w:rsidRPr="00B5004C">
        <w:rPr>
          <w:color w:val="252525"/>
          <w:sz w:val="26"/>
          <w:szCs w:val="26"/>
        </w:rPr>
        <w:t>môn</w:t>
      </w:r>
      <w:proofErr w:type="spellEnd"/>
      <w:r w:rsidRPr="00B5004C">
        <w:rPr>
          <w:color w:val="252525"/>
          <w:sz w:val="26"/>
          <w:szCs w:val="26"/>
        </w:rPr>
        <w:t xml:space="preserve"> Boxing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Olympic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lượt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cộng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thêm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suất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chọn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Paris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mùa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hè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Cụ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>:</w:t>
      </w:r>
    </w:p>
    <w:p w14:paraId="3E0EB531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-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: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Busto Arsizio, Italia. </w:t>
      </w:r>
      <w:proofErr w:type="spellStart"/>
      <w:r w:rsidRPr="00B5004C">
        <w:rPr>
          <w:color w:val="252525"/>
          <w:sz w:val="26"/>
          <w:szCs w:val="26"/>
        </w:rPr>
        <w:t>Các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tuyển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hoàn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sách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đăng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hệ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thống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trực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11/12/2023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19/1/2024.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29/2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12/3,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8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4-11/3. </w:t>
      </w:r>
      <w:proofErr w:type="spellStart"/>
      <w:r w:rsidRPr="00B5004C">
        <w:rPr>
          <w:color w:val="252525"/>
          <w:sz w:val="26"/>
          <w:szCs w:val="26"/>
        </w:rPr>
        <w:t>Kỳ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chọn</w:t>
      </w:r>
      <w:proofErr w:type="spellEnd"/>
      <w:r w:rsidRPr="00B5004C">
        <w:rPr>
          <w:color w:val="252525"/>
          <w:sz w:val="26"/>
          <w:szCs w:val="26"/>
        </w:rPr>
        <w:t xml:space="preserve"> ra 49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(21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, 28 </w:t>
      </w:r>
      <w:proofErr w:type="spellStart"/>
      <w:r w:rsidRPr="00B5004C">
        <w:rPr>
          <w:color w:val="252525"/>
          <w:sz w:val="26"/>
          <w:szCs w:val="26"/>
        </w:rPr>
        <w:t>nam</w:t>
      </w:r>
      <w:proofErr w:type="spellEnd"/>
      <w:r w:rsidRPr="00B5004C">
        <w:rPr>
          <w:color w:val="252525"/>
          <w:sz w:val="26"/>
          <w:szCs w:val="26"/>
        </w:rPr>
        <w:t xml:space="preserve">) ở 13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5549DE2F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-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hai</w:t>
      </w:r>
      <w:proofErr w:type="spellEnd"/>
      <w:r w:rsidRPr="00B5004C">
        <w:rPr>
          <w:color w:val="252525"/>
          <w:sz w:val="26"/>
          <w:szCs w:val="26"/>
        </w:rPr>
        <w:t xml:space="preserve">: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Bangkok, </w:t>
      </w:r>
      <w:proofErr w:type="spellStart"/>
      <w:r w:rsidRPr="00B5004C">
        <w:rPr>
          <w:color w:val="252525"/>
          <w:sz w:val="26"/>
          <w:szCs w:val="26"/>
        </w:rPr>
        <w:t>Thái</w:t>
      </w:r>
      <w:proofErr w:type="spellEnd"/>
      <w:r w:rsidRPr="00B5004C">
        <w:rPr>
          <w:color w:val="252525"/>
          <w:sz w:val="26"/>
          <w:szCs w:val="26"/>
        </w:rPr>
        <w:t xml:space="preserve"> Lan. </w:t>
      </w:r>
      <w:proofErr w:type="spellStart"/>
      <w:r w:rsidRPr="00B5004C">
        <w:rPr>
          <w:color w:val="252525"/>
          <w:sz w:val="26"/>
          <w:szCs w:val="26"/>
        </w:rPr>
        <w:t>Các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tuyển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hoàn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sách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đăng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hệ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thống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trực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18/3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18/4.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23/5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3/6,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8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26/5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2/6. </w:t>
      </w:r>
      <w:proofErr w:type="spellStart"/>
      <w:r w:rsidRPr="00B5004C">
        <w:rPr>
          <w:color w:val="252525"/>
          <w:sz w:val="26"/>
          <w:szCs w:val="26"/>
        </w:rPr>
        <w:t>Kỳ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chọn</w:t>
      </w:r>
      <w:proofErr w:type="spellEnd"/>
      <w:r w:rsidRPr="00B5004C">
        <w:rPr>
          <w:color w:val="252525"/>
          <w:sz w:val="26"/>
          <w:szCs w:val="26"/>
        </w:rPr>
        <w:t xml:space="preserve"> ra 51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(23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, 28 </w:t>
      </w:r>
      <w:proofErr w:type="spellStart"/>
      <w:r w:rsidRPr="00B5004C">
        <w:rPr>
          <w:color w:val="252525"/>
          <w:sz w:val="26"/>
          <w:szCs w:val="26"/>
        </w:rPr>
        <w:t>nam</w:t>
      </w:r>
      <w:proofErr w:type="spellEnd"/>
      <w:r w:rsidRPr="00B5004C">
        <w:rPr>
          <w:color w:val="252525"/>
          <w:sz w:val="26"/>
          <w:szCs w:val="26"/>
        </w:rPr>
        <w:t xml:space="preserve">) ở 13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0DDD928F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"Nadal </w:t>
      </w:r>
      <w:proofErr w:type="spellStart"/>
      <w:r w:rsidRPr="00B5004C">
        <w:rPr>
          <w:rStyle w:val="Strong"/>
          <w:color w:val="252525"/>
          <w:sz w:val="26"/>
          <w:szCs w:val="26"/>
        </w:rPr>
        <w:t>sẽ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không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có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được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phong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độ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tốt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nhất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khi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trở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lại</w:t>
      </w:r>
      <w:proofErr w:type="spellEnd"/>
      <w:r w:rsidRPr="00B5004C">
        <w:rPr>
          <w:rStyle w:val="Strong"/>
          <w:color w:val="252525"/>
          <w:sz w:val="26"/>
          <w:szCs w:val="26"/>
        </w:rPr>
        <w:t>"</w:t>
      </w:r>
    </w:p>
    <w:p w14:paraId="084C377E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Nadal </w:t>
      </w:r>
      <w:proofErr w:type="spellStart"/>
      <w:r w:rsidRPr="00B5004C">
        <w:rPr>
          <w:color w:val="252525"/>
          <w:sz w:val="26"/>
          <w:szCs w:val="26"/>
        </w:rPr>
        <w:t>chuẩn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fldChar w:fldCharType="begin"/>
      </w:r>
      <w:r w:rsidRPr="00B5004C">
        <w:rPr>
          <w:color w:val="252525"/>
          <w:sz w:val="26"/>
          <w:szCs w:val="26"/>
        </w:rPr>
        <w:instrText xml:space="preserve"> HYPERLINK "https://www.24h.com.vn/tennis-c119.html" \o "quần vợt" </w:instrText>
      </w:r>
      <w:r w:rsidRPr="00B5004C">
        <w:rPr>
          <w:color w:val="252525"/>
          <w:sz w:val="26"/>
          <w:szCs w:val="26"/>
        </w:rPr>
        <w:fldChar w:fldCharType="separate"/>
      </w:r>
      <w:r w:rsidRPr="00B5004C">
        <w:rPr>
          <w:rStyle w:val="Hyperlink"/>
          <w:color w:val="0000EE"/>
          <w:sz w:val="26"/>
          <w:szCs w:val="26"/>
          <w:u w:val="none"/>
        </w:rPr>
        <w:t>quần</w:t>
      </w:r>
      <w:proofErr w:type="spellEnd"/>
      <w:r w:rsidRPr="00B5004C">
        <w:rPr>
          <w:rStyle w:val="Hyperlink"/>
          <w:color w:val="0000EE"/>
          <w:sz w:val="26"/>
          <w:szCs w:val="26"/>
          <w:u w:val="none"/>
        </w:rPr>
        <w:t xml:space="preserve"> </w:t>
      </w:r>
      <w:proofErr w:type="spellStart"/>
      <w:r w:rsidRPr="00B5004C">
        <w:rPr>
          <w:rStyle w:val="Hyperlink"/>
          <w:color w:val="0000EE"/>
          <w:sz w:val="26"/>
          <w:szCs w:val="26"/>
          <w:u w:val="none"/>
        </w:rPr>
        <w:t>vợt</w:t>
      </w:r>
      <w:proofErr w:type="spellEnd"/>
      <w:r w:rsidRPr="00B5004C">
        <w:rPr>
          <w:color w:val="252525"/>
          <w:sz w:val="26"/>
          <w:szCs w:val="26"/>
        </w:rPr>
        <w:fldChar w:fldCharType="end"/>
      </w:r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chuyên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nghiệp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gần</w:t>
      </w:r>
      <w:proofErr w:type="spellEnd"/>
      <w:r w:rsidRPr="00B5004C">
        <w:rPr>
          <w:color w:val="252525"/>
          <w:sz w:val="26"/>
          <w:szCs w:val="26"/>
        </w:rPr>
        <w:t xml:space="preserve"> 1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nghỉ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vì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thương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Điều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hút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chú</w:t>
      </w:r>
      <w:proofErr w:type="spellEnd"/>
      <w:r w:rsidRPr="00B5004C">
        <w:rPr>
          <w:color w:val="252525"/>
          <w:sz w:val="26"/>
          <w:szCs w:val="26"/>
        </w:rPr>
        <w:t xml:space="preserve"> ý </w:t>
      </w:r>
      <w:proofErr w:type="spellStart"/>
      <w:r w:rsidRPr="00B5004C">
        <w:rPr>
          <w:color w:val="252525"/>
          <w:sz w:val="26"/>
          <w:szCs w:val="26"/>
        </w:rPr>
        <w:t>cũng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như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ít</w:t>
      </w:r>
      <w:proofErr w:type="spellEnd"/>
      <w:r w:rsidRPr="00B5004C">
        <w:rPr>
          <w:color w:val="252525"/>
          <w:sz w:val="26"/>
          <w:szCs w:val="26"/>
        </w:rPr>
        <w:t xml:space="preserve"> lo </w:t>
      </w:r>
      <w:proofErr w:type="spellStart"/>
      <w:r w:rsidRPr="00B5004C">
        <w:rPr>
          <w:color w:val="252525"/>
          <w:sz w:val="26"/>
          <w:szCs w:val="26"/>
        </w:rPr>
        <w:t>ngại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6EF99172" w14:textId="2AB9B390" w:rsidR="00B5004C" w:rsidRPr="00B5004C" w:rsidRDefault="00B5004C" w:rsidP="00B5004C">
      <w:pPr>
        <w:jc w:val="center"/>
        <w:rPr>
          <w:rFonts w:ascii="Times New Roman" w:hAnsi="Times New Roman" w:cs="Times New Roman"/>
          <w:color w:val="252525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252525"/>
          <w:sz w:val="26"/>
          <w:szCs w:val="26"/>
        </w:rPr>
        <w:lastRenderedPageBreak/>
        <w:drawing>
          <wp:inline distT="0" distB="0" distL="0" distR="0" wp14:anchorId="43270168" wp14:editId="1494C797">
            <wp:extent cx="5943600" cy="3975735"/>
            <wp:effectExtent l="0" t="0" r="0" b="5715"/>
            <wp:docPr id="26" name="Picture 26" descr="Nóng nhất thể thao tối 27/12: Djokovic tiết lộ thời điểm có thể giải nghệ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Nóng nhất thể thao tối 27/12: Djokovic tiết lộ thời điểm có thể giải nghệ -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B6D9" w14:textId="77777777" w:rsidR="00B5004C" w:rsidRPr="00B5004C" w:rsidRDefault="00B5004C" w:rsidP="00B5004C">
      <w:pPr>
        <w:pStyle w:val="imgchuthich0407"/>
        <w:spacing w:before="0" w:beforeAutospacing="0" w:after="0" w:afterAutospacing="0" w:line="360" w:lineRule="atLeast"/>
        <w:jc w:val="center"/>
        <w:rPr>
          <w:i/>
          <w:iCs/>
          <w:color w:val="252525"/>
          <w:sz w:val="26"/>
          <w:szCs w:val="26"/>
        </w:rPr>
      </w:pPr>
      <w:proofErr w:type="spellStart"/>
      <w:r w:rsidRPr="00B5004C">
        <w:rPr>
          <w:i/>
          <w:iCs/>
          <w:color w:val="252525"/>
          <w:sz w:val="26"/>
          <w:szCs w:val="26"/>
        </w:rPr>
        <w:t>Dự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báo</w:t>
      </w:r>
      <w:proofErr w:type="spellEnd"/>
      <w:r w:rsidRPr="00B5004C">
        <w:rPr>
          <w:i/>
          <w:iCs/>
          <w:color w:val="252525"/>
          <w:sz w:val="26"/>
          <w:szCs w:val="26"/>
        </w:rPr>
        <w:t> </w:t>
      </w:r>
      <w:hyperlink r:id="rId46" w:tooltip="Nadal" w:history="1">
        <w:r w:rsidRPr="00B5004C">
          <w:rPr>
            <w:rStyle w:val="Hyperlink"/>
            <w:i/>
            <w:iCs/>
            <w:color w:val="0000EE"/>
            <w:sz w:val="26"/>
            <w:szCs w:val="26"/>
            <w:u w:val="none"/>
          </w:rPr>
          <w:t>Nadal</w:t>
        </w:r>
      </w:hyperlink>
      <w:r w:rsidRPr="00B5004C">
        <w:rPr>
          <w:i/>
          <w:iCs/>
          <w:color w:val="252525"/>
          <w:sz w:val="26"/>
          <w:szCs w:val="26"/>
        </w:rPr>
        <w:t> </w:t>
      </w:r>
      <w:proofErr w:type="spellStart"/>
      <w:r w:rsidRPr="00B5004C">
        <w:rPr>
          <w:i/>
          <w:iCs/>
          <w:color w:val="252525"/>
          <w:sz w:val="26"/>
          <w:szCs w:val="26"/>
        </w:rPr>
        <w:t>sẽ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đối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diện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với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không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ít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khó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khăn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trong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năm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2024</w:t>
      </w:r>
    </w:p>
    <w:p w14:paraId="7B6CAD85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Cựu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 Barbara </w:t>
      </w:r>
      <w:proofErr w:type="spellStart"/>
      <w:r w:rsidRPr="00B5004C">
        <w:rPr>
          <w:color w:val="252525"/>
          <w:sz w:val="26"/>
          <w:szCs w:val="26"/>
        </w:rPr>
        <w:t>Schett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đánh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chú</w:t>
      </w:r>
      <w:proofErr w:type="spellEnd"/>
      <w:r w:rsidRPr="00B5004C">
        <w:rPr>
          <w:color w:val="252525"/>
          <w:sz w:val="26"/>
          <w:szCs w:val="26"/>
        </w:rPr>
        <w:t xml:space="preserve"> ý </w:t>
      </w:r>
      <w:proofErr w:type="spellStart"/>
      <w:r w:rsidRPr="00B5004C">
        <w:rPr>
          <w:color w:val="252525"/>
          <w:sz w:val="26"/>
          <w:szCs w:val="26"/>
        </w:rPr>
        <w:t>về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việc</w:t>
      </w:r>
      <w:proofErr w:type="spellEnd"/>
      <w:r w:rsidRPr="00B5004C">
        <w:rPr>
          <w:color w:val="252525"/>
          <w:sz w:val="26"/>
          <w:szCs w:val="26"/>
        </w:rPr>
        <w:t xml:space="preserve"> Nadal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nghiệp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gian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Cụ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biết</w:t>
      </w:r>
      <w:proofErr w:type="spellEnd"/>
      <w:r w:rsidRPr="00B5004C">
        <w:rPr>
          <w:color w:val="252525"/>
          <w:sz w:val="26"/>
          <w:szCs w:val="26"/>
        </w:rPr>
        <w:t>: "</w:t>
      </w:r>
      <w:proofErr w:type="spellStart"/>
      <w:r w:rsidRPr="00B5004C">
        <w:rPr>
          <w:color w:val="252525"/>
          <w:sz w:val="26"/>
          <w:szCs w:val="26"/>
        </w:rPr>
        <w:t>Tất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nhiên</w:t>
      </w:r>
      <w:proofErr w:type="spellEnd"/>
      <w:r w:rsidRPr="00B5004C">
        <w:rPr>
          <w:color w:val="252525"/>
          <w:sz w:val="26"/>
          <w:szCs w:val="26"/>
        </w:rPr>
        <w:t xml:space="preserve"> Nadal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đạt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tốt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. Anh </w:t>
      </w:r>
      <w:proofErr w:type="spellStart"/>
      <w:r w:rsidRPr="00B5004C">
        <w:rPr>
          <w:color w:val="252525"/>
          <w:sz w:val="26"/>
          <w:szCs w:val="26"/>
        </w:rPr>
        <w:t>ấy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quen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nhịp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bộ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Chắc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chắn</w:t>
      </w:r>
      <w:proofErr w:type="spellEnd"/>
      <w:r w:rsidRPr="00B5004C">
        <w:rPr>
          <w:color w:val="252525"/>
          <w:sz w:val="26"/>
          <w:szCs w:val="26"/>
        </w:rPr>
        <w:t xml:space="preserve"> Nadal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gặp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khăn</w:t>
      </w:r>
      <w:proofErr w:type="spellEnd"/>
      <w:r w:rsidRPr="00B5004C">
        <w:rPr>
          <w:color w:val="252525"/>
          <w:sz w:val="26"/>
          <w:szCs w:val="26"/>
        </w:rPr>
        <w:t>".</w:t>
      </w:r>
    </w:p>
    <w:p w14:paraId="1349CFEA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Báo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Anh </w:t>
      </w:r>
      <w:proofErr w:type="spellStart"/>
      <w:r w:rsidRPr="00B5004C">
        <w:rPr>
          <w:rStyle w:val="Strong"/>
          <w:color w:val="252525"/>
          <w:sz w:val="26"/>
          <w:szCs w:val="26"/>
        </w:rPr>
        <w:t>dự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đoán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Djokovic </w:t>
      </w:r>
      <w:proofErr w:type="spellStart"/>
      <w:r w:rsidRPr="00B5004C">
        <w:rPr>
          <w:rStyle w:val="Strong"/>
          <w:color w:val="252525"/>
          <w:sz w:val="26"/>
          <w:szCs w:val="26"/>
        </w:rPr>
        <w:t>tiếp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tục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vô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đối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vào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năm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2024</w:t>
      </w:r>
    </w:p>
    <w:p w14:paraId="11B9FC95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Djokovic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tuổi</w:t>
      </w:r>
      <w:proofErr w:type="spellEnd"/>
      <w:r w:rsidRPr="00B5004C">
        <w:rPr>
          <w:color w:val="252525"/>
          <w:sz w:val="26"/>
          <w:szCs w:val="26"/>
        </w:rPr>
        <w:t xml:space="preserve"> 36 </w:t>
      </w:r>
      <w:proofErr w:type="spellStart"/>
      <w:r w:rsidRPr="00B5004C">
        <w:rPr>
          <w:color w:val="252525"/>
          <w:sz w:val="26"/>
          <w:szCs w:val="26"/>
        </w:rPr>
        <w:t>nhưng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vẫn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đánh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cao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mọi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tham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dự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Như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mùa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2023, "</w:t>
      </w:r>
      <w:proofErr w:type="spellStart"/>
      <w:r w:rsidRPr="00B5004C">
        <w:rPr>
          <w:color w:val="252525"/>
          <w:sz w:val="26"/>
          <w:szCs w:val="26"/>
        </w:rPr>
        <w:t>Nole</w:t>
      </w:r>
      <w:proofErr w:type="spellEnd"/>
      <w:r w:rsidRPr="00B5004C">
        <w:rPr>
          <w:color w:val="252525"/>
          <w:sz w:val="26"/>
          <w:szCs w:val="26"/>
        </w:rPr>
        <w:t xml:space="preserve">"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đoạt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3 Grand Slam. </w:t>
      </w:r>
    </w:p>
    <w:p w14:paraId="271B98ED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Bước</w:t>
      </w:r>
      <w:proofErr w:type="spellEnd"/>
      <w:r w:rsidRPr="00B5004C">
        <w:rPr>
          <w:color w:val="252525"/>
          <w:sz w:val="26"/>
          <w:szCs w:val="26"/>
        </w:rPr>
        <w:t xml:space="preserve"> sang </w:t>
      </w:r>
      <w:proofErr w:type="spellStart"/>
      <w:r w:rsidRPr="00B5004C">
        <w:rPr>
          <w:color w:val="252525"/>
          <w:sz w:val="26"/>
          <w:szCs w:val="26"/>
        </w:rPr>
        <w:t>mùa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2024, Djokovic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tin </w:t>
      </w:r>
      <w:proofErr w:type="spellStart"/>
      <w:r w:rsidRPr="00B5004C">
        <w:rPr>
          <w:color w:val="252525"/>
          <w:sz w:val="26"/>
          <w:szCs w:val="26"/>
        </w:rPr>
        <w:t>tưởng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biệt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lớn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Cụ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tờ</w:t>
      </w:r>
      <w:proofErr w:type="spellEnd"/>
      <w:r w:rsidRPr="00B5004C">
        <w:rPr>
          <w:color w:val="252525"/>
          <w:sz w:val="26"/>
          <w:szCs w:val="26"/>
        </w:rPr>
        <w:t xml:space="preserve"> Express </w:t>
      </w:r>
      <w:proofErr w:type="spellStart"/>
      <w:r w:rsidRPr="00B5004C">
        <w:rPr>
          <w:color w:val="252525"/>
          <w:sz w:val="26"/>
          <w:szCs w:val="26"/>
        </w:rPr>
        <w:t>như</w:t>
      </w:r>
      <w:proofErr w:type="spellEnd"/>
      <w:r w:rsidRPr="00B5004C">
        <w:rPr>
          <w:color w:val="252525"/>
          <w:sz w:val="26"/>
          <w:szCs w:val="26"/>
        </w:rPr>
        <w:t xml:space="preserve"> Yasmin Syed, Charlie Gordon, Neil </w:t>
      </w:r>
      <w:proofErr w:type="spellStart"/>
      <w:r w:rsidRPr="00B5004C">
        <w:rPr>
          <w:color w:val="252525"/>
          <w:sz w:val="26"/>
          <w:szCs w:val="26"/>
        </w:rPr>
        <w:t>McLeman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Mikael McKenzie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đưa</w:t>
      </w:r>
      <w:proofErr w:type="spellEnd"/>
      <w:r w:rsidRPr="00B5004C">
        <w:rPr>
          <w:color w:val="252525"/>
          <w:sz w:val="26"/>
          <w:szCs w:val="26"/>
        </w:rPr>
        <w:t xml:space="preserve"> ra </w:t>
      </w:r>
      <w:proofErr w:type="spellStart"/>
      <w:r w:rsidRPr="00B5004C">
        <w:rPr>
          <w:color w:val="252525"/>
          <w:sz w:val="26"/>
          <w:szCs w:val="26"/>
        </w:rPr>
        <w:t>dự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đoán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về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4 Grand Slam. </w:t>
      </w:r>
    </w:p>
    <w:p w14:paraId="68C689CC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 Australian Open, </w:t>
      </w:r>
      <w:proofErr w:type="spellStart"/>
      <w:r w:rsidRPr="00B5004C">
        <w:rPr>
          <w:color w:val="252525"/>
          <w:sz w:val="26"/>
          <w:szCs w:val="26"/>
        </w:rPr>
        <w:t>cả</w:t>
      </w:r>
      <w:proofErr w:type="spellEnd"/>
      <w:r w:rsidRPr="00B5004C">
        <w:rPr>
          <w:color w:val="252525"/>
          <w:sz w:val="26"/>
          <w:szCs w:val="26"/>
        </w:rPr>
        <w:t xml:space="preserve"> 4 </w:t>
      </w:r>
      <w:proofErr w:type="spellStart"/>
      <w:r w:rsidRPr="00B5004C">
        <w:rPr>
          <w:color w:val="252525"/>
          <w:sz w:val="26"/>
          <w:szCs w:val="26"/>
        </w:rPr>
        <w:t>cây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chọn</w:t>
      </w:r>
      <w:proofErr w:type="spellEnd"/>
      <w:r w:rsidRPr="00B5004C">
        <w:rPr>
          <w:color w:val="252525"/>
          <w:sz w:val="26"/>
          <w:szCs w:val="26"/>
        </w:rPr>
        <w:t xml:space="preserve"> Djokovic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Điều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tương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ở Wimbledon. </w:t>
      </w:r>
      <w:proofErr w:type="spellStart"/>
      <w:r w:rsidRPr="00B5004C">
        <w:rPr>
          <w:color w:val="252525"/>
          <w:sz w:val="26"/>
          <w:szCs w:val="26"/>
        </w:rPr>
        <w:t>Còn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Roland Garros, </w:t>
      </w:r>
      <w:proofErr w:type="spellStart"/>
      <w:r w:rsidRPr="00B5004C">
        <w:rPr>
          <w:color w:val="252525"/>
          <w:sz w:val="26"/>
          <w:szCs w:val="26"/>
        </w:rPr>
        <w:t>các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báo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tờ</w:t>
      </w:r>
      <w:proofErr w:type="spellEnd"/>
      <w:r w:rsidRPr="00B5004C">
        <w:rPr>
          <w:color w:val="252525"/>
          <w:sz w:val="26"/>
          <w:szCs w:val="26"/>
        </w:rPr>
        <w:t xml:space="preserve"> Express </w:t>
      </w:r>
      <w:proofErr w:type="spellStart"/>
      <w:r w:rsidRPr="00B5004C">
        <w:rPr>
          <w:color w:val="252525"/>
          <w:sz w:val="26"/>
          <w:szCs w:val="26"/>
        </w:rPr>
        <w:t>đặt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niềm</w:t>
      </w:r>
      <w:proofErr w:type="spellEnd"/>
      <w:r w:rsidRPr="00B5004C">
        <w:rPr>
          <w:color w:val="252525"/>
          <w:sz w:val="26"/>
          <w:szCs w:val="26"/>
        </w:rPr>
        <w:t xml:space="preserve"> tin </w:t>
      </w:r>
      <w:proofErr w:type="spellStart"/>
      <w:r w:rsidRPr="00B5004C">
        <w:rPr>
          <w:color w:val="252525"/>
          <w:sz w:val="26"/>
          <w:szCs w:val="26"/>
        </w:rPr>
        <w:lastRenderedPageBreak/>
        <w:t>vào</w:t>
      </w:r>
      <w:proofErr w:type="spellEnd"/>
      <w:r w:rsidRPr="00B5004C">
        <w:rPr>
          <w:color w:val="252525"/>
          <w:sz w:val="26"/>
          <w:szCs w:val="26"/>
        </w:rPr>
        <w:t xml:space="preserve"> Alcaraz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Nadal.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 ở US Open, Yasmin Syed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 Charlie Gordon tin Sinner </w:t>
      </w:r>
      <w:proofErr w:type="spellStart"/>
      <w:r w:rsidRPr="00B5004C">
        <w:rPr>
          <w:color w:val="252525"/>
          <w:sz w:val="26"/>
          <w:szCs w:val="26"/>
        </w:rPr>
        <w:t>xưng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vương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Còn</w:t>
      </w:r>
      <w:proofErr w:type="spellEnd"/>
      <w:r w:rsidRPr="00B5004C">
        <w:rPr>
          <w:color w:val="252525"/>
          <w:sz w:val="26"/>
          <w:szCs w:val="26"/>
        </w:rPr>
        <w:t xml:space="preserve"> Neil </w:t>
      </w:r>
      <w:proofErr w:type="spellStart"/>
      <w:r w:rsidRPr="00B5004C">
        <w:rPr>
          <w:color w:val="252525"/>
          <w:sz w:val="26"/>
          <w:szCs w:val="26"/>
        </w:rPr>
        <w:t>McLeman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Mikael McKenzie </w:t>
      </w:r>
      <w:proofErr w:type="spellStart"/>
      <w:r w:rsidRPr="00B5004C">
        <w:rPr>
          <w:color w:val="252525"/>
          <w:sz w:val="26"/>
          <w:szCs w:val="26"/>
        </w:rPr>
        <w:t>chọn</w:t>
      </w:r>
      <w:proofErr w:type="spellEnd"/>
      <w:r w:rsidRPr="00B5004C">
        <w:rPr>
          <w:color w:val="252525"/>
          <w:sz w:val="26"/>
          <w:szCs w:val="26"/>
        </w:rPr>
        <w:t xml:space="preserve"> Djokovic.</w:t>
      </w:r>
    </w:p>
    <w:p w14:paraId="23A13ED0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Xác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định</w:t>
      </w:r>
      <w:proofErr w:type="spellEnd"/>
      <w:r w:rsidRPr="00B5004C">
        <w:rPr>
          <w:rStyle w:val="Strong"/>
          <w:color w:val="252525"/>
          <w:sz w:val="26"/>
          <w:szCs w:val="26"/>
        </w:rPr>
        <w:t> </w:t>
      </w:r>
      <w:proofErr w:type="spellStart"/>
      <w:r w:rsidRPr="00B5004C">
        <w:rPr>
          <w:rStyle w:val="Strong"/>
          <w:color w:val="252525"/>
          <w:sz w:val="26"/>
          <w:szCs w:val="26"/>
        </w:rPr>
        <w:t>những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địa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điểm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tổ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chức</w:t>
      </w:r>
      <w:proofErr w:type="spellEnd"/>
      <w:r w:rsidRPr="00B5004C">
        <w:rPr>
          <w:rStyle w:val="Strong"/>
          <w:color w:val="252525"/>
          <w:sz w:val="26"/>
          <w:szCs w:val="26"/>
        </w:rPr>
        <w:t> </w:t>
      </w:r>
      <w:proofErr w:type="spellStart"/>
      <w:r w:rsidRPr="00B5004C">
        <w:rPr>
          <w:rStyle w:val="Strong"/>
          <w:color w:val="252525"/>
          <w:sz w:val="26"/>
          <w:szCs w:val="26"/>
        </w:rPr>
        <w:t>giải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bóng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chuyền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VĐQG 2024</w:t>
      </w:r>
    </w:p>
    <w:p w14:paraId="7BF37405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đoàn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Việt</w:t>
      </w:r>
      <w:proofErr w:type="spellEnd"/>
      <w:r w:rsidRPr="00B5004C">
        <w:rPr>
          <w:color w:val="252525"/>
          <w:sz w:val="26"/>
          <w:szCs w:val="26"/>
        </w:rPr>
        <w:t xml:space="preserve"> Nam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tổ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chức</w:t>
      </w:r>
      <w:proofErr w:type="spellEnd"/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chuyền</w:t>
      </w:r>
      <w:proofErr w:type="spellEnd"/>
      <w:r w:rsidRPr="00B5004C">
        <w:rPr>
          <w:color w:val="252525"/>
          <w:sz w:val="26"/>
          <w:szCs w:val="26"/>
        </w:rPr>
        <w:t xml:space="preserve"> VĐQG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2024. </w:t>
      </w:r>
      <w:proofErr w:type="spellStart"/>
      <w:r w:rsidRPr="00B5004C">
        <w:rPr>
          <w:color w:val="252525"/>
          <w:sz w:val="26"/>
          <w:szCs w:val="26"/>
        </w:rPr>
        <w:t>Cụ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, 4 </w:t>
      </w:r>
      <w:proofErr w:type="spellStart"/>
      <w:r w:rsidRPr="00B5004C">
        <w:rPr>
          <w:color w:val="252525"/>
          <w:sz w:val="26"/>
          <w:szCs w:val="26"/>
        </w:rPr>
        <w:t>địa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đăng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cai</w:t>
      </w:r>
      <w:proofErr w:type="spellEnd"/>
      <w:r w:rsidRPr="00B5004C">
        <w:rPr>
          <w:color w:val="252525"/>
          <w:sz w:val="26"/>
          <w:szCs w:val="26"/>
        </w:rPr>
        <w:t xml:space="preserve"> bao </w:t>
      </w:r>
      <w:proofErr w:type="spellStart"/>
      <w:r w:rsidRPr="00B5004C">
        <w:rPr>
          <w:color w:val="252525"/>
          <w:sz w:val="26"/>
          <w:szCs w:val="26"/>
        </w:rPr>
        <w:t>gồm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Tĩnh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Bà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Rịa</w:t>
      </w:r>
      <w:proofErr w:type="spellEnd"/>
      <w:r w:rsidRPr="00B5004C">
        <w:rPr>
          <w:color w:val="252525"/>
          <w:sz w:val="26"/>
          <w:szCs w:val="26"/>
        </w:rPr>
        <w:t xml:space="preserve"> - </w:t>
      </w:r>
      <w:proofErr w:type="spellStart"/>
      <w:r w:rsidRPr="00B5004C">
        <w:rPr>
          <w:color w:val="252525"/>
          <w:sz w:val="26"/>
          <w:szCs w:val="26"/>
        </w:rPr>
        <w:t>Vũng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Tàu</w:t>
      </w:r>
      <w:proofErr w:type="spellEnd"/>
      <w:r w:rsidRPr="00B5004C">
        <w:rPr>
          <w:color w:val="252525"/>
          <w:sz w:val="26"/>
          <w:szCs w:val="26"/>
        </w:rPr>
        <w:t xml:space="preserve"> (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nam</w:t>
      </w:r>
      <w:proofErr w:type="spellEnd"/>
      <w:r w:rsidRPr="00B5004C">
        <w:rPr>
          <w:color w:val="252525"/>
          <w:sz w:val="26"/>
          <w:szCs w:val="26"/>
        </w:rPr>
        <w:t xml:space="preserve">)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Bình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Phước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Lào</w:t>
      </w:r>
      <w:proofErr w:type="spellEnd"/>
      <w:r w:rsidRPr="00B5004C">
        <w:rPr>
          <w:color w:val="252525"/>
          <w:sz w:val="26"/>
          <w:szCs w:val="26"/>
        </w:rPr>
        <w:t xml:space="preserve"> Cai (</w:t>
      </w:r>
      <w:proofErr w:type="spellStart"/>
      <w:r w:rsidRPr="00B5004C">
        <w:rPr>
          <w:color w:val="252525"/>
          <w:sz w:val="26"/>
          <w:szCs w:val="26"/>
        </w:rPr>
        <w:t>bóng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). </w:t>
      </w:r>
      <w:proofErr w:type="spellStart"/>
      <w:r w:rsidRPr="00B5004C">
        <w:rPr>
          <w:color w:val="252525"/>
          <w:sz w:val="26"/>
          <w:szCs w:val="26"/>
        </w:rPr>
        <w:t>Đây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biệt</w:t>
      </w:r>
      <w:proofErr w:type="spellEnd"/>
      <w:r w:rsidRPr="00B5004C">
        <w:rPr>
          <w:color w:val="252525"/>
          <w:sz w:val="26"/>
          <w:szCs w:val="26"/>
        </w:rPr>
        <w:t xml:space="preserve"> so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cùng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địa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45B6E871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Israel Adesanya </w:t>
      </w:r>
      <w:proofErr w:type="spellStart"/>
      <w:r w:rsidRPr="00B5004C">
        <w:rPr>
          <w:rStyle w:val="Strong"/>
          <w:color w:val="252525"/>
          <w:sz w:val="26"/>
          <w:szCs w:val="26"/>
        </w:rPr>
        <w:t>tuyên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bố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không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hề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giải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nghệ</w:t>
      </w:r>
      <w:proofErr w:type="spellEnd"/>
    </w:p>
    <w:p w14:paraId="14FFFE03" w14:textId="312A6EA2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Sau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thua</w:t>
      </w:r>
      <w:proofErr w:type="spellEnd"/>
      <w:r w:rsidRPr="00B5004C">
        <w:rPr>
          <w:color w:val="252525"/>
          <w:sz w:val="26"/>
          <w:szCs w:val="26"/>
        </w:rPr>
        <w:t xml:space="preserve"> ở 2/3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, Israel Adesanya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lộ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nghỉ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ngơi</w:t>
      </w:r>
      <w:proofErr w:type="spellEnd"/>
      <w:r w:rsidRPr="00B5004C">
        <w:rPr>
          <w:color w:val="252525"/>
          <w:sz w:val="26"/>
          <w:szCs w:val="26"/>
        </w:rPr>
        <w:t xml:space="preserve"> 1 </w:t>
      </w:r>
      <w:proofErr w:type="spellStart"/>
      <w:r w:rsidRPr="00B5004C">
        <w:rPr>
          <w:color w:val="252525"/>
          <w:sz w:val="26"/>
          <w:szCs w:val="26"/>
        </w:rPr>
        <w:t>thời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gian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ít</w:t>
      </w:r>
      <w:proofErr w:type="spellEnd"/>
      <w:r w:rsidRPr="00B5004C">
        <w:rPr>
          <w:color w:val="252525"/>
          <w:sz w:val="26"/>
          <w:szCs w:val="26"/>
        </w:rPr>
        <w:t xml:space="preserve"> fan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anh</w:t>
      </w:r>
      <w:proofErr w:type="spellEnd"/>
      <w:r w:rsidRPr="00B5004C">
        <w:rPr>
          <w:color w:val="252525"/>
          <w:sz w:val="26"/>
          <w:szCs w:val="26"/>
        </w:rPr>
        <w:t xml:space="preserve"> lo </w:t>
      </w:r>
      <w:proofErr w:type="spellStart"/>
      <w:r w:rsidRPr="00B5004C">
        <w:rPr>
          <w:color w:val="252525"/>
          <w:sz w:val="26"/>
          <w:szCs w:val="26"/>
        </w:rPr>
        <w:t>lắng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rằng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nghệ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luôn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theo</w:t>
      </w:r>
      <w:proofErr w:type="spellEnd"/>
      <w:r w:rsidRPr="00B5004C">
        <w:rPr>
          <w:color w:val="252525"/>
          <w:sz w:val="26"/>
          <w:szCs w:val="26"/>
        </w:rPr>
        <w:t xml:space="preserve"> chia </w:t>
      </w:r>
      <w:proofErr w:type="spellStart"/>
      <w:r w:rsidRPr="00B5004C">
        <w:rPr>
          <w:color w:val="252525"/>
          <w:sz w:val="26"/>
          <w:szCs w:val="26"/>
        </w:rPr>
        <w:t>sẻ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IFL TV, Israel Adesanya </w:t>
      </w:r>
      <w:proofErr w:type="spellStart"/>
      <w:r w:rsidRPr="00B5004C">
        <w:rPr>
          <w:color w:val="252525"/>
          <w:sz w:val="26"/>
          <w:szCs w:val="26"/>
        </w:rPr>
        <w:t>khẳng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giai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đoạn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thích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hợp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43E31617" w14:textId="014FE029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>Link:</w:t>
      </w:r>
      <w:r w:rsidRPr="00B5004C">
        <w:rPr>
          <w:sz w:val="26"/>
          <w:szCs w:val="26"/>
        </w:rPr>
        <w:t xml:space="preserve"> </w:t>
      </w:r>
      <w:r w:rsidRPr="00B5004C">
        <w:rPr>
          <w:color w:val="252525"/>
          <w:sz w:val="26"/>
          <w:szCs w:val="26"/>
        </w:rPr>
        <w:t>https://www.24h.com.vn/the-thao/nong-nhat-the-thao-sang-27-12-nadal-se-khong-co-duoc-phong-do-tot-nhat-khi-tro-lai-c101a1530578.html</w:t>
      </w:r>
    </w:p>
    <w:p w14:paraId="282E803E" w14:textId="1ADF8836" w:rsidR="00B5004C" w:rsidRPr="00B5004C" w:rsidRDefault="00B5004C" w:rsidP="00B5004C">
      <w:pPr>
        <w:pStyle w:val="Heading1"/>
        <w:spacing w:before="0" w:beforeAutospacing="0" w:after="0" w:afterAutospacing="0"/>
        <w:rPr>
          <w:color w:val="252525"/>
          <w:sz w:val="26"/>
          <w:szCs w:val="26"/>
        </w:rPr>
      </w:pPr>
      <w:r w:rsidRPr="00B5004C">
        <w:rPr>
          <w:color w:val="292929"/>
          <w:sz w:val="26"/>
          <w:szCs w:val="26"/>
        </w:rPr>
        <w:t>13.</w:t>
      </w:r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tối</w:t>
      </w:r>
      <w:proofErr w:type="spellEnd"/>
      <w:r w:rsidRPr="00B5004C">
        <w:rPr>
          <w:color w:val="252525"/>
          <w:sz w:val="26"/>
          <w:szCs w:val="26"/>
        </w:rPr>
        <w:t xml:space="preserve"> 29/12: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 Australian Open 2024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bỏ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túi</w:t>
      </w:r>
      <w:proofErr w:type="spellEnd"/>
      <w:r w:rsidRPr="00B5004C">
        <w:rPr>
          <w:color w:val="252525"/>
          <w:sz w:val="26"/>
          <w:szCs w:val="26"/>
        </w:rPr>
        <w:t xml:space="preserve"> 1,7 </w:t>
      </w:r>
      <w:proofErr w:type="spellStart"/>
      <w:r w:rsidRPr="00B5004C">
        <w:rPr>
          <w:color w:val="252525"/>
          <w:sz w:val="26"/>
          <w:szCs w:val="26"/>
        </w:rPr>
        <w:t>triệu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</w:p>
    <w:p w14:paraId="78EC426B" w14:textId="63FEDFCF" w:rsidR="00B5004C" w:rsidRPr="00B5004C" w:rsidRDefault="00B5004C" w:rsidP="00B5004C">
      <w:pPr>
        <w:pStyle w:val="Heading2"/>
        <w:spacing w:before="0" w:line="360" w:lineRule="atLeast"/>
        <w:rPr>
          <w:rFonts w:ascii="Times New Roman" w:hAnsi="Times New Roman" w:cs="Times New Roman"/>
          <w:color w:val="252525"/>
        </w:rPr>
      </w:pPr>
      <w:proofErr w:type="spellStart"/>
      <w:r w:rsidRPr="00B5004C">
        <w:rPr>
          <w:rFonts w:ascii="Times New Roman" w:hAnsi="Times New Roman" w:cs="Times New Roman"/>
          <w:color w:val="292929"/>
        </w:rPr>
        <w:t>Nội</w:t>
      </w:r>
      <w:proofErr w:type="spellEnd"/>
      <w:r w:rsidRPr="00B5004C">
        <w:rPr>
          <w:rFonts w:ascii="Times New Roman" w:hAnsi="Times New Roman" w:cs="Times New Roman"/>
          <w:color w:val="292929"/>
        </w:rPr>
        <w:t xml:space="preserve"> dung:</w:t>
      </w:r>
      <w:r w:rsidRPr="00B5004C">
        <w:rPr>
          <w:rStyle w:val="Heading2Char"/>
          <w:rFonts w:ascii="Times New Roman" w:hAnsi="Times New Roman" w:cs="Times New Roman"/>
          <w:b/>
          <w:bCs/>
          <w:color w:val="252525"/>
        </w:rPr>
        <w:t xml:space="preserve"> </w:t>
      </w:r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(Tin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thể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thao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)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Báo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chí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Anh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vừa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tiết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lộ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số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tiền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thưởng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dành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cho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nhà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vô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địch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Australian Open 2024.</w:t>
      </w:r>
    </w:p>
    <w:p w14:paraId="1ABD0E2A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Nhà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vô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địch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 Australian Open 2024 </w:t>
      </w:r>
      <w:proofErr w:type="spellStart"/>
      <w:r w:rsidRPr="00B5004C">
        <w:rPr>
          <w:rStyle w:val="Strong"/>
          <w:color w:val="252525"/>
          <w:sz w:val="26"/>
          <w:szCs w:val="26"/>
        </w:rPr>
        <w:t>sẽ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bỏ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túi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 1,7 </w:t>
      </w:r>
      <w:proofErr w:type="spellStart"/>
      <w:r w:rsidRPr="00B5004C">
        <w:rPr>
          <w:rStyle w:val="Strong"/>
          <w:color w:val="252525"/>
          <w:sz w:val="26"/>
          <w:szCs w:val="26"/>
        </w:rPr>
        <w:t>triệu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bảng</w:t>
      </w:r>
      <w:proofErr w:type="spellEnd"/>
    </w:p>
    <w:p w14:paraId="61D52E82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Theo </w:t>
      </w:r>
      <w:proofErr w:type="spellStart"/>
      <w:r w:rsidRPr="00B5004C">
        <w:rPr>
          <w:color w:val="252525"/>
          <w:sz w:val="26"/>
          <w:szCs w:val="26"/>
        </w:rPr>
        <w:t>tờ</w:t>
      </w:r>
      <w:proofErr w:type="spellEnd"/>
      <w:r w:rsidRPr="00B5004C">
        <w:rPr>
          <w:color w:val="252525"/>
          <w:sz w:val="26"/>
          <w:szCs w:val="26"/>
        </w:rPr>
        <w:t xml:space="preserve"> Independent, </w:t>
      </w:r>
      <w:proofErr w:type="spellStart"/>
      <w:r w:rsidRPr="00B5004C">
        <w:rPr>
          <w:color w:val="252525"/>
          <w:sz w:val="26"/>
          <w:szCs w:val="26"/>
        </w:rPr>
        <w:t>tổng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thưởng</w:t>
      </w:r>
      <w:proofErr w:type="spellEnd"/>
      <w:r w:rsidRPr="00B5004C">
        <w:rPr>
          <w:color w:val="252525"/>
          <w:sz w:val="26"/>
          <w:szCs w:val="26"/>
        </w:rPr>
        <w:t xml:space="preserve"> Australian Open 2024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46,3 </w:t>
      </w:r>
      <w:proofErr w:type="spellStart"/>
      <w:r w:rsidRPr="00B5004C">
        <w:rPr>
          <w:color w:val="252525"/>
          <w:sz w:val="26"/>
          <w:szCs w:val="26"/>
        </w:rPr>
        <w:t>triệu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tăng</w:t>
      </w:r>
      <w:proofErr w:type="spellEnd"/>
      <w:r w:rsidRPr="00B5004C">
        <w:rPr>
          <w:color w:val="252525"/>
          <w:sz w:val="26"/>
          <w:szCs w:val="26"/>
        </w:rPr>
        <w:t xml:space="preserve"> 13% so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ngoái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nhưng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bổ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đồng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. Hai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đánh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đơn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mỗi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bỏ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túi</w:t>
      </w:r>
      <w:proofErr w:type="spellEnd"/>
      <w:r w:rsidRPr="00B5004C">
        <w:rPr>
          <w:color w:val="252525"/>
          <w:sz w:val="26"/>
          <w:szCs w:val="26"/>
        </w:rPr>
        <w:t xml:space="preserve"> 1,7 </w:t>
      </w:r>
      <w:proofErr w:type="spellStart"/>
      <w:r w:rsidRPr="00B5004C">
        <w:rPr>
          <w:color w:val="252525"/>
          <w:sz w:val="26"/>
          <w:szCs w:val="26"/>
        </w:rPr>
        <w:t>triệu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gần</w:t>
      </w:r>
      <w:proofErr w:type="spellEnd"/>
      <w:r w:rsidRPr="00B5004C">
        <w:rPr>
          <w:color w:val="252525"/>
          <w:sz w:val="26"/>
          <w:szCs w:val="26"/>
        </w:rPr>
        <w:t xml:space="preserve"> 800.000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so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Novak </w:t>
      </w:r>
      <w:hyperlink r:id="rId47" w:tooltip="Djokovic" w:history="1">
        <w:r w:rsidRPr="00B5004C">
          <w:rPr>
            <w:rStyle w:val="Hyperlink"/>
            <w:color w:val="0000EE"/>
            <w:sz w:val="26"/>
            <w:szCs w:val="26"/>
            <w:u w:val="none"/>
          </w:rPr>
          <w:t>Djokovic</w:t>
        </w:r>
      </w:hyperlink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Sofia </w:t>
      </w:r>
      <w:proofErr w:type="spellStart"/>
      <w:r w:rsidRPr="00B5004C">
        <w:rPr>
          <w:color w:val="252525"/>
          <w:sz w:val="26"/>
          <w:szCs w:val="26"/>
        </w:rPr>
        <w:t>Kenin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ngôi</w:t>
      </w:r>
      <w:proofErr w:type="spellEnd"/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2020. </w:t>
      </w:r>
      <w:proofErr w:type="spellStart"/>
      <w:r w:rsidRPr="00B5004C">
        <w:rPr>
          <w:color w:val="252525"/>
          <w:sz w:val="26"/>
          <w:szCs w:val="26"/>
        </w:rPr>
        <w:t>Tuy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nhiên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dừng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bước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loại</w:t>
      </w:r>
      <w:proofErr w:type="spellEnd"/>
      <w:r w:rsidRPr="00B5004C">
        <w:rPr>
          <w:color w:val="252525"/>
          <w:sz w:val="26"/>
          <w:szCs w:val="26"/>
        </w:rPr>
        <w:t xml:space="preserve"> hay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1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thưởng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hơn</w:t>
      </w:r>
      <w:proofErr w:type="spellEnd"/>
      <w:r w:rsidRPr="00B5004C">
        <w:rPr>
          <w:color w:val="252525"/>
          <w:sz w:val="26"/>
          <w:szCs w:val="26"/>
        </w:rPr>
        <w:t xml:space="preserve"> so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4A66157B" w14:textId="154B4777" w:rsidR="00B5004C" w:rsidRPr="00B5004C" w:rsidRDefault="00B5004C" w:rsidP="00B5004C">
      <w:pPr>
        <w:jc w:val="center"/>
        <w:rPr>
          <w:rFonts w:ascii="Times New Roman" w:hAnsi="Times New Roman" w:cs="Times New Roman"/>
          <w:color w:val="252525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252525"/>
          <w:sz w:val="26"/>
          <w:szCs w:val="26"/>
        </w:rPr>
        <w:lastRenderedPageBreak/>
        <w:drawing>
          <wp:inline distT="0" distB="0" distL="0" distR="0" wp14:anchorId="5EC6345D" wp14:editId="43E0773D">
            <wp:extent cx="5943600" cy="4096385"/>
            <wp:effectExtent l="0" t="0" r="0" b="0"/>
            <wp:docPr id="28" name="Picture 28" descr="Nóng nhất thể thao tối 29/12: Nhà vô địch Australian Open 2024 sẽ bỏ túi 1,7 triệu bảng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Nóng nhất thể thao tối 29/12: Nhà vô địch Australian Open 2024 sẽ bỏ túi 1,7 triệu bảng -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EADF" w14:textId="77777777" w:rsidR="00B5004C" w:rsidRPr="00B5004C" w:rsidRDefault="00B5004C" w:rsidP="00B5004C">
      <w:pPr>
        <w:pStyle w:val="imgchuthich0407"/>
        <w:spacing w:before="225" w:beforeAutospacing="0" w:after="225" w:afterAutospacing="0" w:line="360" w:lineRule="atLeast"/>
        <w:jc w:val="center"/>
        <w:rPr>
          <w:i/>
          <w:iCs/>
          <w:color w:val="252525"/>
          <w:sz w:val="26"/>
          <w:szCs w:val="26"/>
        </w:rPr>
      </w:pPr>
      <w:r w:rsidRPr="00B5004C">
        <w:rPr>
          <w:i/>
          <w:iCs/>
          <w:color w:val="252525"/>
          <w:sz w:val="26"/>
          <w:szCs w:val="26"/>
        </w:rPr>
        <w:t xml:space="preserve">Djokovic </w:t>
      </w:r>
      <w:proofErr w:type="spellStart"/>
      <w:r w:rsidRPr="00B5004C">
        <w:rPr>
          <w:i/>
          <w:iCs/>
          <w:color w:val="252525"/>
          <w:sz w:val="26"/>
          <w:szCs w:val="26"/>
        </w:rPr>
        <w:t>đang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là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đương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kim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vô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địch</w:t>
      </w:r>
      <w:proofErr w:type="spellEnd"/>
      <w:r w:rsidRPr="00B5004C">
        <w:rPr>
          <w:i/>
          <w:iCs/>
          <w:color w:val="252525"/>
          <w:sz w:val="26"/>
          <w:szCs w:val="26"/>
        </w:rPr>
        <w:t> Australian Open</w:t>
      </w:r>
    </w:p>
    <w:p w14:paraId="0D094907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Cựu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quản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lý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Schumacher </w:t>
      </w:r>
      <w:proofErr w:type="spellStart"/>
      <w:r w:rsidRPr="00B5004C">
        <w:rPr>
          <w:rStyle w:val="Strong"/>
          <w:color w:val="252525"/>
          <w:sz w:val="26"/>
          <w:szCs w:val="26"/>
        </w:rPr>
        <w:t>mất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tung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tích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huyền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thoại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F1</w:t>
      </w:r>
    </w:p>
    <w:p w14:paraId="3843471E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Willi Weber, </w:t>
      </w:r>
      <w:proofErr w:type="spellStart"/>
      <w:r w:rsidRPr="00B5004C">
        <w:rPr>
          <w:color w:val="252525"/>
          <w:sz w:val="26"/>
          <w:szCs w:val="26"/>
        </w:rPr>
        <w:t>cựu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quản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Michael Schumacher,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tỏ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nuối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gặp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thoại</w:t>
      </w:r>
      <w:proofErr w:type="spellEnd"/>
      <w:r w:rsidRPr="00B5004C">
        <w:rPr>
          <w:color w:val="252525"/>
          <w:sz w:val="26"/>
          <w:szCs w:val="26"/>
        </w:rPr>
        <w:t xml:space="preserve"> F1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bệnh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vụ</w:t>
      </w:r>
      <w:proofErr w:type="spellEnd"/>
      <w:r w:rsidRPr="00B5004C">
        <w:rPr>
          <w:color w:val="252525"/>
          <w:sz w:val="26"/>
          <w:szCs w:val="26"/>
        </w:rPr>
        <w:t xml:space="preserve"> tai </w:t>
      </w:r>
      <w:proofErr w:type="spellStart"/>
      <w:r w:rsidRPr="00B5004C">
        <w:rPr>
          <w:color w:val="252525"/>
          <w:sz w:val="26"/>
          <w:szCs w:val="26"/>
        </w:rPr>
        <w:t>nạn</w:t>
      </w:r>
      <w:proofErr w:type="spellEnd"/>
      <w:r w:rsidRPr="00B5004C">
        <w:rPr>
          <w:color w:val="252525"/>
          <w:sz w:val="26"/>
          <w:szCs w:val="26"/>
        </w:rPr>
        <w:t xml:space="preserve">. Weber </w:t>
      </w:r>
      <w:proofErr w:type="spellStart"/>
      <w:r w:rsidRPr="00B5004C">
        <w:rPr>
          <w:color w:val="252525"/>
          <w:sz w:val="26"/>
          <w:szCs w:val="26"/>
        </w:rPr>
        <w:t>nói</w:t>
      </w:r>
      <w:proofErr w:type="spellEnd"/>
      <w:r w:rsidRPr="00B5004C">
        <w:rPr>
          <w:color w:val="252525"/>
          <w:sz w:val="26"/>
          <w:szCs w:val="26"/>
        </w:rPr>
        <w:t>: “</w:t>
      </w:r>
      <w:proofErr w:type="spellStart"/>
      <w:r w:rsidRPr="00B5004C">
        <w:rPr>
          <w:color w:val="252525"/>
          <w:sz w:val="26"/>
          <w:szCs w:val="26"/>
        </w:rPr>
        <w:t>Bây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giờ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về</w:t>
      </w:r>
      <w:proofErr w:type="spellEnd"/>
      <w:r w:rsidRPr="00B5004C">
        <w:rPr>
          <w:color w:val="252525"/>
          <w:sz w:val="26"/>
          <w:szCs w:val="26"/>
        </w:rPr>
        <w:t xml:space="preserve"> Schumacher, </w:t>
      </w:r>
      <w:proofErr w:type="spellStart"/>
      <w:r w:rsidRPr="00B5004C">
        <w:rPr>
          <w:color w:val="252525"/>
          <w:sz w:val="26"/>
          <w:szCs w:val="26"/>
        </w:rPr>
        <w:t>thật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may,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còn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vọng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gặp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ấy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nữa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tin </w:t>
      </w:r>
      <w:proofErr w:type="spellStart"/>
      <w:r w:rsidRPr="00B5004C">
        <w:rPr>
          <w:color w:val="252525"/>
          <w:sz w:val="26"/>
          <w:szCs w:val="26"/>
        </w:rPr>
        <w:t>tức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tích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cực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10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080C1EDF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nhiên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về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trách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mình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Đáng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thăm</w:t>
      </w:r>
      <w:proofErr w:type="spellEnd"/>
      <w:r w:rsidRPr="00B5004C">
        <w:rPr>
          <w:color w:val="252525"/>
          <w:sz w:val="26"/>
          <w:szCs w:val="26"/>
        </w:rPr>
        <w:t xml:space="preserve"> Schumacher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bệnh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tai </w:t>
      </w:r>
      <w:proofErr w:type="spellStart"/>
      <w:r w:rsidRPr="00B5004C">
        <w:rPr>
          <w:color w:val="252525"/>
          <w:sz w:val="26"/>
          <w:szCs w:val="26"/>
        </w:rPr>
        <w:t>nạn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ấy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Nhưng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thoát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khỏi</w:t>
      </w:r>
      <w:proofErr w:type="spellEnd"/>
      <w:r w:rsidRPr="00B5004C">
        <w:rPr>
          <w:color w:val="252525"/>
          <w:sz w:val="26"/>
          <w:szCs w:val="26"/>
        </w:rPr>
        <w:t xml:space="preserve"> Schumacher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bỏ</w:t>
      </w:r>
      <w:proofErr w:type="spellEnd"/>
      <w:r w:rsidRPr="00B5004C">
        <w:rPr>
          <w:color w:val="252525"/>
          <w:sz w:val="26"/>
          <w:szCs w:val="26"/>
        </w:rPr>
        <w:t>”.</w:t>
      </w:r>
    </w:p>
    <w:p w14:paraId="540903BD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HLV </w:t>
      </w:r>
      <w:proofErr w:type="spellStart"/>
      <w:r w:rsidRPr="00B5004C">
        <w:rPr>
          <w:rStyle w:val="Strong"/>
          <w:color w:val="252525"/>
          <w:sz w:val="26"/>
          <w:szCs w:val="26"/>
        </w:rPr>
        <w:t>của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Federer </w:t>
      </w:r>
      <w:proofErr w:type="spellStart"/>
      <w:r w:rsidRPr="00B5004C">
        <w:rPr>
          <w:rStyle w:val="Strong"/>
          <w:color w:val="252525"/>
          <w:sz w:val="26"/>
          <w:szCs w:val="26"/>
        </w:rPr>
        <w:t>hy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vọng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Nadal </w:t>
      </w:r>
      <w:proofErr w:type="spellStart"/>
      <w:r w:rsidRPr="00B5004C">
        <w:rPr>
          <w:rStyle w:val="Strong"/>
          <w:color w:val="252525"/>
          <w:sz w:val="26"/>
          <w:szCs w:val="26"/>
        </w:rPr>
        <w:t>có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thể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gây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cản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bước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Djokovic</w:t>
      </w:r>
    </w:p>
    <w:p w14:paraId="78E1425F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Ivan </w:t>
      </w:r>
      <w:proofErr w:type="spellStart"/>
      <w:r w:rsidRPr="00B5004C">
        <w:rPr>
          <w:color w:val="252525"/>
          <w:sz w:val="26"/>
          <w:szCs w:val="26"/>
        </w:rPr>
        <w:t>Ljubicic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cựu</w:t>
      </w:r>
      <w:proofErr w:type="spellEnd"/>
      <w:r w:rsidRPr="00B5004C">
        <w:rPr>
          <w:color w:val="252525"/>
          <w:sz w:val="26"/>
          <w:szCs w:val="26"/>
        </w:rPr>
        <w:t xml:space="preserve"> HLV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Roger </w:t>
      </w:r>
      <w:proofErr w:type="spellStart"/>
      <w:r w:rsidRPr="00B5004C">
        <w:rPr>
          <w:color w:val="252525"/>
          <w:sz w:val="26"/>
          <w:szCs w:val="26"/>
        </w:rPr>
        <w:t>Ferderer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vọng</w:t>
      </w:r>
      <w:proofErr w:type="spellEnd"/>
      <w:r w:rsidRPr="00B5004C">
        <w:rPr>
          <w:color w:val="252525"/>
          <w:sz w:val="26"/>
          <w:szCs w:val="26"/>
        </w:rPr>
        <w:t xml:space="preserve"> Rafael Nadal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cản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bước</w:t>
      </w:r>
      <w:proofErr w:type="spellEnd"/>
      <w:r w:rsidRPr="00B5004C">
        <w:rPr>
          <w:color w:val="252525"/>
          <w:sz w:val="26"/>
          <w:szCs w:val="26"/>
        </w:rPr>
        <w:t xml:space="preserve"> Djokovic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2024. Tay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Tây</w:t>
      </w:r>
      <w:proofErr w:type="spellEnd"/>
      <w:r w:rsidRPr="00B5004C">
        <w:rPr>
          <w:color w:val="252525"/>
          <w:sz w:val="26"/>
          <w:szCs w:val="26"/>
        </w:rPr>
        <w:t xml:space="preserve"> Ban </w:t>
      </w:r>
      <w:proofErr w:type="spellStart"/>
      <w:r w:rsidRPr="00B5004C">
        <w:rPr>
          <w:color w:val="252525"/>
          <w:sz w:val="26"/>
          <w:szCs w:val="26"/>
        </w:rPr>
        <w:t>Nha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nghỉ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hẳn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dưỡng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chờ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tài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xuất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“</w:t>
      </w:r>
      <w:proofErr w:type="spellStart"/>
      <w:r w:rsidRPr="00B5004C">
        <w:rPr>
          <w:color w:val="252525"/>
          <w:sz w:val="26"/>
          <w:szCs w:val="26"/>
        </w:rPr>
        <w:t>Vua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nện</w:t>
      </w:r>
      <w:proofErr w:type="spellEnd"/>
      <w:r w:rsidRPr="00B5004C">
        <w:rPr>
          <w:color w:val="252525"/>
          <w:sz w:val="26"/>
          <w:szCs w:val="26"/>
        </w:rPr>
        <w:t xml:space="preserve">”.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, Djokovic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tuyệt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2023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3 </w:t>
      </w:r>
      <w:proofErr w:type="spellStart"/>
      <w:r w:rsidRPr="00B5004C">
        <w:rPr>
          <w:color w:val="252525"/>
          <w:sz w:val="26"/>
          <w:szCs w:val="26"/>
        </w:rPr>
        <w:t>chức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Grand Slam.</w:t>
      </w:r>
    </w:p>
    <w:p w14:paraId="74BC391C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lastRenderedPageBreak/>
        <w:t xml:space="preserve">Boston Celtics </w:t>
      </w:r>
      <w:proofErr w:type="spellStart"/>
      <w:r w:rsidRPr="00B5004C">
        <w:rPr>
          <w:rStyle w:val="Strong"/>
          <w:color w:val="252525"/>
          <w:sz w:val="26"/>
          <w:szCs w:val="26"/>
        </w:rPr>
        <w:t>thắng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vất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vả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đội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cuối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bảng</w:t>
      </w:r>
      <w:proofErr w:type="spellEnd"/>
    </w:p>
    <w:p w14:paraId="73E7D816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Detroit Pistons </w:t>
      </w:r>
      <w:proofErr w:type="spellStart"/>
      <w:r w:rsidRPr="00B5004C">
        <w:rPr>
          <w:color w:val="252525"/>
          <w:sz w:val="26"/>
          <w:szCs w:val="26"/>
        </w:rPr>
        <w:t>đang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cuối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miền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Đông</w:t>
      </w:r>
      <w:proofErr w:type="spellEnd"/>
      <w:r w:rsidRPr="00B5004C">
        <w:rPr>
          <w:color w:val="252525"/>
          <w:sz w:val="26"/>
          <w:szCs w:val="26"/>
        </w:rPr>
        <w:t xml:space="preserve"> NBA 2023/24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chuỗi</w:t>
      </w:r>
      <w:proofErr w:type="spellEnd"/>
      <w:r w:rsidRPr="00B5004C">
        <w:rPr>
          <w:color w:val="252525"/>
          <w:sz w:val="26"/>
          <w:szCs w:val="26"/>
        </w:rPr>
        <w:t xml:space="preserve"> 27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thua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nhiên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họ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suýt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Boston Celtics.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thúc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hiệp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tiên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họ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dẫn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tới</w:t>
      </w:r>
      <w:proofErr w:type="spellEnd"/>
      <w:r w:rsidRPr="00B5004C">
        <w:rPr>
          <w:color w:val="252525"/>
          <w:sz w:val="26"/>
          <w:szCs w:val="26"/>
        </w:rPr>
        <w:t xml:space="preserve"> 19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Đáng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tiếc</w:t>
      </w:r>
      <w:proofErr w:type="spellEnd"/>
      <w:r w:rsidRPr="00B5004C">
        <w:rPr>
          <w:color w:val="252525"/>
          <w:sz w:val="26"/>
          <w:szCs w:val="26"/>
        </w:rPr>
        <w:t xml:space="preserve">, Boston Celtics </w:t>
      </w:r>
      <w:proofErr w:type="spellStart"/>
      <w:r w:rsidRPr="00B5004C">
        <w:rPr>
          <w:color w:val="252525"/>
          <w:sz w:val="26"/>
          <w:szCs w:val="26"/>
        </w:rPr>
        <w:t>kịp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128-122 </w:t>
      </w:r>
      <w:proofErr w:type="spellStart"/>
      <w:r w:rsidRPr="00B5004C">
        <w:rPr>
          <w:color w:val="252525"/>
          <w:sz w:val="26"/>
          <w:szCs w:val="26"/>
        </w:rPr>
        <w:t>chung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cuộc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2059BA02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Muchova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bỏ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lỡ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Australian Open 2024</w:t>
      </w:r>
    </w:p>
    <w:p w14:paraId="2D419580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báo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8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 Karolina </w:t>
      </w:r>
      <w:proofErr w:type="spellStart"/>
      <w:r w:rsidRPr="00B5004C">
        <w:rPr>
          <w:color w:val="252525"/>
          <w:sz w:val="26"/>
          <w:szCs w:val="26"/>
        </w:rPr>
        <w:t>Muchova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lộ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xin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rút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lui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khỏi</w:t>
      </w:r>
      <w:proofErr w:type="spellEnd"/>
      <w:r w:rsidRPr="00B5004C">
        <w:rPr>
          <w:color w:val="252525"/>
          <w:sz w:val="26"/>
          <w:szCs w:val="26"/>
        </w:rPr>
        <w:t xml:space="preserve"> Australian Open 2024. </w:t>
      </w:r>
      <w:proofErr w:type="spellStart"/>
      <w:r w:rsidRPr="00B5004C">
        <w:rPr>
          <w:color w:val="252525"/>
          <w:sz w:val="26"/>
          <w:szCs w:val="26"/>
        </w:rPr>
        <w:t>Nguyên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bởi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CH </w:t>
      </w:r>
      <w:proofErr w:type="spellStart"/>
      <w:r w:rsidRPr="00B5004C">
        <w:rPr>
          <w:color w:val="252525"/>
          <w:sz w:val="26"/>
          <w:szCs w:val="26"/>
        </w:rPr>
        <w:t>Séc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phát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cổ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trình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tập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luyện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Đây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Muchova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gặp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 US Open 2023.</w:t>
      </w:r>
    </w:p>
    <w:p w14:paraId="481120DF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Rafael Nadal </w:t>
      </w:r>
      <w:proofErr w:type="spellStart"/>
      <w:r w:rsidRPr="00B5004C">
        <w:rPr>
          <w:rStyle w:val="Strong"/>
          <w:color w:val="252525"/>
          <w:sz w:val="26"/>
          <w:szCs w:val="26"/>
        </w:rPr>
        <w:t>gây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sốt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tại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Australia</w:t>
      </w:r>
    </w:p>
    <w:p w14:paraId="5426EEE4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>Rafael Nadal </w:t>
      </w:r>
      <w:proofErr w:type="spellStart"/>
      <w:r w:rsidRPr="00B5004C">
        <w:rPr>
          <w:color w:val="252525"/>
          <w:sz w:val="26"/>
          <w:szCs w:val="26"/>
        </w:rPr>
        <w:t>gây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Australia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xuất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Queensland. Tay </w:t>
      </w:r>
      <w:proofErr w:type="spellStart"/>
      <w:r w:rsidRPr="00B5004C">
        <w:rPr>
          <w:color w:val="252525"/>
          <w:sz w:val="26"/>
          <w:szCs w:val="26"/>
        </w:rPr>
        <w:t>vợt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Tây</w:t>
      </w:r>
      <w:proofErr w:type="spellEnd"/>
      <w:r w:rsidRPr="00B5004C">
        <w:rPr>
          <w:color w:val="252525"/>
          <w:sz w:val="26"/>
          <w:szCs w:val="26"/>
        </w:rPr>
        <w:t xml:space="preserve"> Ban </w:t>
      </w:r>
      <w:proofErr w:type="spellStart"/>
      <w:r w:rsidRPr="00B5004C">
        <w:rPr>
          <w:color w:val="252525"/>
          <w:sz w:val="26"/>
          <w:szCs w:val="26"/>
        </w:rPr>
        <w:t>Nha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tích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cực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chuẩn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Brisbane International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Đây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khởi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cho</w:t>
      </w:r>
      <w:proofErr w:type="spellEnd"/>
      <w:r w:rsidRPr="00B5004C">
        <w:rPr>
          <w:color w:val="252525"/>
          <w:sz w:val="26"/>
          <w:szCs w:val="26"/>
        </w:rPr>
        <w:t xml:space="preserve"> Australian Open 2024. Nadal </w:t>
      </w:r>
      <w:proofErr w:type="spellStart"/>
      <w:r w:rsidRPr="00B5004C">
        <w:rPr>
          <w:color w:val="252525"/>
          <w:sz w:val="26"/>
          <w:szCs w:val="26"/>
        </w:rPr>
        <w:t>không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qua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tập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trung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thương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74A77F89" w14:textId="6004DF5B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noProof/>
          <w:color w:val="252525"/>
          <w:sz w:val="26"/>
          <w:szCs w:val="26"/>
        </w:rPr>
        <w:lastRenderedPageBreak/>
        <w:drawing>
          <wp:inline distT="0" distB="0" distL="0" distR="0" wp14:anchorId="74D3B5A4" wp14:editId="1FE2EF59">
            <wp:extent cx="5943600" cy="3975735"/>
            <wp:effectExtent l="0" t="0" r="0" b="5715"/>
            <wp:docPr id="27" name="Picture 27" descr="Nóng nhất thể thao tối 29/12: Nhà vô địch Australian Open 2024 sẽ bỏ túi 1,7 triệu bảng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Nóng nhất thể thao tối 29/12: Nhà vô địch Australian Open 2024 sẽ bỏ túi 1,7 triệu bảng -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9B63" w14:textId="77777777" w:rsidR="00B5004C" w:rsidRPr="00B5004C" w:rsidRDefault="00B5004C" w:rsidP="00B5004C">
      <w:pPr>
        <w:pStyle w:val="imgchuthich0407"/>
        <w:spacing w:before="225" w:beforeAutospacing="0" w:after="225" w:afterAutospacing="0" w:line="360" w:lineRule="atLeast"/>
        <w:jc w:val="center"/>
        <w:rPr>
          <w:i/>
          <w:iCs/>
          <w:color w:val="252525"/>
          <w:sz w:val="26"/>
          <w:szCs w:val="26"/>
        </w:rPr>
      </w:pPr>
      <w:r w:rsidRPr="00B5004C">
        <w:rPr>
          <w:i/>
          <w:iCs/>
          <w:color w:val="252525"/>
          <w:sz w:val="26"/>
          <w:szCs w:val="26"/>
        </w:rPr>
        <w:t xml:space="preserve">Nadal </w:t>
      </w:r>
      <w:proofErr w:type="spellStart"/>
      <w:r w:rsidRPr="00B5004C">
        <w:rPr>
          <w:i/>
          <w:iCs/>
          <w:color w:val="252525"/>
          <w:sz w:val="26"/>
          <w:szCs w:val="26"/>
        </w:rPr>
        <w:t>bắt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đầu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tập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luyện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tại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Australia</w:t>
      </w:r>
    </w:p>
    <w:p w14:paraId="6F59FF1A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Milwaukee Bucks </w:t>
      </w:r>
      <w:proofErr w:type="spellStart"/>
      <w:r w:rsidRPr="00B5004C">
        <w:rPr>
          <w:rStyle w:val="Strong"/>
          <w:color w:val="252525"/>
          <w:sz w:val="26"/>
          <w:szCs w:val="26"/>
        </w:rPr>
        <w:t>bám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đuổi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Boston Celtics</w:t>
      </w:r>
    </w:p>
    <w:p w14:paraId="6A9C75FD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Cuộc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đua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miền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NBA 2023/24 </w:t>
      </w:r>
      <w:proofErr w:type="spellStart"/>
      <w:r w:rsidRPr="00B5004C">
        <w:rPr>
          <w:color w:val="252525"/>
          <w:sz w:val="26"/>
          <w:szCs w:val="26"/>
        </w:rPr>
        <w:t>đang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cực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bỏng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Boston Celtics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đội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nhì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Milwaukee Bucks </w:t>
      </w:r>
      <w:proofErr w:type="spellStart"/>
      <w:r w:rsidRPr="00B5004C">
        <w:rPr>
          <w:color w:val="252525"/>
          <w:sz w:val="26"/>
          <w:szCs w:val="26"/>
        </w:rPr>
        <w:t>cũng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144-122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 Brooklyn Nets. </w:t>
      </w:r>
      <w:proofErr w:type="spellStart"/>
      <w:r w:rsidRPr="00B5004C">
        <w:rPr>
          <w:color w:val="252525"/>
          <w:sz w:val="26"/>
          <w:szCs w:val="26"/>
        </w:rPr>
        <w:t>Siêu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sao</w:t>
      </w:r>
      <w:proofErr w:type="spellEnd"/>
      <w:r w:rsidRPr="00B5004C">
        <w:rPr>
          <w:color w:val="252525"/>
          <w:sz w:val="26"/>
          <w:szCs w:val="26"/>
        </w:rPr>
        <w:t xml:space="preserve"> Giannis Antetokounmpo </w:t>
      </w:r>
      <w:proofErr w:type="spellStart"/>
      <w:r w:rsidRPr="00B5004C">
        <w:rPr>
          <w:color w:val="252525"/>
          <w:sz w:val="26"/>
          <w:szCs w:val="26"/>
        </w:rPr>
        <w:t>vẫn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32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, Celtics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Bucks </w:t>
      </w:r>
      <w:proofErr w:type="spellStart"/>
      <w:r w:rsidRPr="00B5004C">
        <w:rPr>
          <w:color w:val="252525"/>
          <w:sz w:val="26"/>
          <w:szCs w:val="26"/>
        </w:rPr>
        <w:t>đều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23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nhưng</w:t>
      </w:r>
      <w:proofErr w:type="spellEnd"/>
      <w:r w:rsidRPr="00B5004C">
        <w:rPr>
          <w:color w:val="252525"/>
          <w:sz w:val="26"/>
          <w:szCs w:val="26"/>
        </w:rPr>
        <w:t xml:space="preserve"> Bucks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hơn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0F675A55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Sao </w:t>
      </w:r>
      <w:proofErr w:type="spellStart"/>
      <w:r w:rsidRPr="00B5004C">
        <w:rPr>
          <w:rStyle w:val="Strong"/>
          <w:color w:val="252525"/>
          <w:sz w:val="26"/>
          <w:szCs w:val="26"/>
        </w:rPr>
        <w:t>Trung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Quốc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cực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tự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tin </w:t>
      </w:r>
      <w:proofErr w:type="spellStart"/>
      <w:r w:rsidRPr="00B5004C">
        <w:rPr>
          <w:rStyle w:val="Strong"/>
          <w:color w:val="252525"/>
          <w:sz w:val="26"/>
          <w:szCs w:val="26"/>
        </w:rPr>
        <w:t>trước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ngày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đấu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Dubois</w:t>
      </w:r>
    </w:p>
    <w:p w14:paraId="0B01262E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Ngôi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quyền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Trung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Quốc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Zhilei</w:t>
      </w:r>
      <w:proofErr w:type="spellEnd"/>
      <w:r w:rsidRPr="00B5004C">
        <w:rPr>
          <w:color w:val="252525"/>
          <w:sz w:val="26"/>
          <w:szCs w:val="26"/>
        </w:rPr>
        <w:t xml:space="preserve"> Zhang </w:t>
      </w:r>
      <w:proofErr w:type="spellStart"/>
      <w:r w:rsidRPr="00B5004C">
        <w:rPr>
          <w:color w:val="252525"/>
          <w:sz w:val="26"/>
          <w:szCs w:val="26"/>
        </w:rPr>
        <w:t>cực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tự</w:t>
      </w:r>
      <w:proofErr w:type="spellEnd"/>
      <w:r w:rsidRPr="00B5004C">
        <w:rPr>
          <w:color w:val="252525"/>
          <w:sz w:val="26"/>
          <w:szCs w:val="26"/>
        </w:rPr>
        <w:t xml:space="preserve"> tin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cuộc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chạm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Daniel Dubois. “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giờ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còn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sớm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cậu</w:t>
      </w:r>
      <w:proofErr w:type="spellEnd"/>
      <w:r w:rsidRPr="00B5004C">
        <w:rPr>
          <w:color w:val="252525"/>
          <w:sz w:val="26"/>
          <w:szCs w:val="26"/>
        </w:rPr>
        <w:t xml:space="preserve"> ta </w:t>
      </w:r>
      <w:proofErr w:type="spellStart"/>
      <w:r w:rsidRPr="00B5004C">
        <w:rPr>
          <w:color w:val="252525"/>
          <w:sz w:val="26"/>
          <w:szCs w:val="26"/>
        </w:rPr>
        <w:t>thượng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đài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. Dubois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tiềm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nhưng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cậu</w:t>
      </w:r>
      <w:proofErr w:type="spellEnd"/>
      <w:r w:rsidRPr="00B5004C">
        <w:rPr>
          <w:color w:val="252525"/>
          <w:sz w:val="26"/>
          <w:szCs w:val="26"/>
        </w:rPr>
        <w:t xml:space="preserve"> ta </w:t>
      </w:r>
      <w:proofErr w:type="spellStart"/>
      <w:r w:rsidRPr="00B5004C">
        <w:rPr>
          <w:color w:val="252525"/>
          <w:sz w:val="26"/>
          <w:szCs w:val="26"/>
        </w:rPr>
        <w:t>chưa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chắn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Tôi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sẽ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cậu</w:t>
      </w:r>
      <w:proofErr w:type="spellEnd"/>
      <w:r w:rsidRPr="00B5004C">
        <w:rPr>
          <w:color w:val="252525"/>
          <w:sz w:val="26"/>
          <w:szCs w:val="26"/>
        </w:rPr>
        <w:t xml:space="preserve"> ta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cách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dễ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dàng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46226822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r w:rsidRPr="00B5004C">
        <w:rPr>
          <w:rStyle w:val="Strong"/>
          <w:color w:val="252525"/>
          <w:sz w:val="26"/>
          <w:szCs w:val="26"/>
        </w:rPr>
        <w:t xml:space="preserve">Dana White </w:t>
      </w:r>
      <w:proofErr w:type="spellStart"/>
      <w:r w:rsidRPr="00B5004C">
        <w:rPr>
          <w:rStyle w:val="Strong"/>
          <w:color w:val="252525"/>
          <w:sz w:val="26"/>
          <w:szCs w:val="26"/>
        </w:rPr>
        <w:t>đàm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phán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với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McGregor</w:t>
      </w:r>
    </w:p>
    <w:p w14:paraId="3101CDC0" w14:textId="04014DB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lastRenderedPageBreak/>
        <w:t xml:space="preserve">Theo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nguồn</w:t>
      </w:r>
      <w:proofErr w:type="spellEnd"/>
      <w:r w:rsidRPr="00B5004C">
        <w:rPr>
          <w:color w:val="252525"/>
          <w:sz w:val="26"/>
          <w:szCs w:val="26"/>
        </w:rPr>
        <w:t xml:space="preserve"> tin, Dana White </w:t>
      </w:r>
      <w:proofErr w:type="spellStart"/>
      <w:r w:rsidRPr="00B5004C">
        <w:rPr>
          <w:color w:val="252525"/>
          <w:sz w:val="26"/>
          <w:szCs w:val="26"/>
        </w:rPr>
        <w:t>đang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đàm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Conor</w:t>
      </w:r>
      <w:proofErr w:type="spellEnd"/>
      <w:r w:rsidRPr="00B5004C">
        <w:rPr>
          <w:color w:val="252525"/>
          <w:sz w:val="26"/>
          <w:szCs w:val="26"/>
        </w:rPr>
        <w:t xml:space="preserve"> McGregor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Ireland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sàn</w:t>
      </w:r>
      <w:proofErr w:type="spellEnd"/>
      <w:r w:rsidRPr="00B5004C">
        <w:rPr>
          <w:color w:val="252525"/>
          <w:sz w:val="26"/>
          <w:szCs w:val="26"/>
        </w:rPr>
        <w:t xml:space="preserve"> UFC.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>, “</w:t>
      </w:r>
      <w:proofErr w:type="spellStart"/>
      <w:r w:rsidRPr="00B5004C">
        <w:rPr>
          <w:color w:val="252525"/>
          <w:sz w:val="26"/>
          <w:szCs w:val="26"/>
        </w:rPr>
        <w:t>Gã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điên</w:t>
      </w:r>
      <w:proofErr w:type="spellEnd"/>
      <w:r w:rsidRPr="00B5004C">
        <w:rPr>
          <w:color w:val="252525"/>
          <w:sz w:val="26"/>
          <w:szCs w:val="26"/>
        </w:rPr>
        <w:t xml:space="preserve">” </w:t>
      </w:r>
      <w:proofErr w:type="spellStart"/>
      <w:r w:rsidRPr="00B5004C">
        <w:rPr>
          <w:color w:val="252525"/>
          <w:sz w:val="26"/>
          <w:szCs w:val="26"/>
        </w:rPr>
        <w:t>từng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ám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chỉ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nhưng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UFC </w:t>
      </w:r>
      <w:proofErr w:type="spellStart"/>
      <w:r w:rsidRPr="00B5004C">
        <w:rPr>
          <w:color w:val="252525"/>
          <w:sz w:val="26"/>
          <w:szCs w:val="26"/>
        </w:rPr>
        <w:t>liên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nhận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chờ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giữa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Conor</w:t>
      </w:r>
      <w:proofErr w:type="spellEnd"/>
      <w:r w:rsidRPr="00B5004C">
        <w:rPr>
          <w:color w:val="252525"/>
          <w:sz w:val="26"/>
          <w:szCs w:val="26"/>
        </w:rPr>
        <w:t xml:space="preserve"> McGregor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Nate Diaz </w:t>
      </w:r>
      <w:proofErr w:type="spellStart"/>
      <w:r w:rsidRPr="00B5004C">
        <w:rPr>
          <w:color w:val="252525"/>
          <w:sz w:val="26"/>
          <w:szCs w:val="26"/>
        </w:rPr>
        <w:t>trở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thực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410F22C6" w14:textId="1C2FD354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>Link:</w:t>
      </w:r>
      <w:r w:rsidRPr="00B5004C">
        <w:rPr>
          <w:sz w:val="26"/>
          <w:szCs w:val="26"/>
        </w:rPr>
        <w:t xml:space="preserve"> </w:t>
      </w:r>
      <w:hyperlink r:id="rId50" w:history="1">
        <w:r w:rsidRPr="00B5004C">
          <w:rPr>
            <w:rStyle w:val="Hyperlink"/>
            <w:sz w:val="26"/>
            <w:szCs w:val="26"/>
          </w:rPr>
          <w:t>https://www.24h.com.vn/the-thao/nong-nhat-the-thao-sang-29-12-rafael-nadal-gay-sot-trong-ngay-tai-xuat-tai-australia-c101a1531245.html</w:t>
        </w:r>
      </w:hyperlink>
    </w:p>
    <w:p w14:paraId="7A0778D6" w14:textId="77777777" w:rsidR="00B5004C" w:rsidRPr="00B5004C" w:rsidRDefault="00B5004C" w:rsidP="00B5004C">
      <w:pPr>
        <w:pStyle w:val="Heading1"/>
        <w:spacing w:before="0" w:beforeAutospacing="0" w:after="0" w:afterAutospacing="0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>14</w:t>
      </w:r>
      <w:r w:rsidRPr="00B5004C">
        <w:rPr>
          <w:color w:val="252525"/>
          <w:sz w:val="26"/>
          <w:szCs w:val="26"/>
        </w:rPr>
        <w:t xml:space="preserve">Võ </w:t>
      </w:r>
      <w:proofErr w:type="spellStart"/>
      <w:r w:rsidRPr="00B5004C">
        <w:rPr>
          <w:color w:val="252525"/>
          <w:sz w:val="26"/>
          <w:szCs w:val="26"/>
        </w:rPr>
        <w:t>sỹ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sử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dàn</w:t>
      </w:r>
      <w:proofErr w:type="spellEnd"/>
      <w:r w:rsidRPr="00B5004C">
        <w:rPr>
          <w:color w:val="252525"/>
          <w:sz w:val="26"/>
          <w:szCs w:val="26"/>
        </w:rPr>
        <w:t xml:space="preserve"> “</w:t>
      </w:r>
      <w:proofErr w:type="spellStart"/>
      <w:r w:rsidRPr="00B5004C">
        <w:rPr>
          <w:color w:val="252525"/>
          <w:sz w:val="26"/>
          <w:szCs w:val="26"/>
        </w:rPr>
        <w:t>đả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”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thuật</w:t>
      </w:r>
      <w:proofErr w:type="spellEnd"/>
      <w:r w:rsidRPr="00B5004C">
        <w:rPr>
          <w:color w:val="252525"/>
          <w:sz w:val="26"/>
          <w:szCs w:val="26"/>
        </w:rPr>
        <w:t xml:space="preserve"> VN </w:t>
      </w:r>
      <w:proofErr w:type="spellStart"/>
      <w:r w:rsidRPr="00B5004C">
        <w:rPr>
          <w:color w:val="252525"/>
          <w:sz w:val="26"/>
          <w:szCs w:val="26"/>
        </w:rPr>
        <w:t>gây</w:t>
      </w:r>
      <w:proofErr w:type="spellEnd"/>
      <w:r w:rsidRPr="00B5004C">
        <w:rPr>
          <w:color w:val="252525"/>
          <w:sz w:val="26"/>
          <w:szCs w:val="26"/>
        </w:rPr>
        <w:t xml:space="preserve"> “</w:t>
      </w:r>
      <w:proofErr w:type="spellStart"/>
      <w:r w:rsidRPr="00B5004C">
        <w:rPr>
          <w:color w:val="252525"/>
          <w:sz w:val="26"/>
          <w:szCs w:val="26"/>
        </w:rPr>
        <w:t>sốt</w:t>
      </w:r>
      <w:proofErr w:type="spellEnd"/>
      <w:r w:rsidRPr="00B5004C">
        <w:rPr>
          <w:color w:val="252525"/>
          <w:sz w:val="26"/>
          <w:szCs w:val="26"/>
        </w:rPr>
        <w:t xml:space="preserve">”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2023</w:t>
      </w:r>
    </w:p>
    <w:p w14:paraId="3EEE14ED" w14:textId="006B1975" w:rsidR="00B5004C" w:rsidRPr="00B5004C" w:rsidRDefault="00B5004C" w:rsidP="00B5004C">
      <w:pPr>
        <w:pStyle w:val="Heading2"/>
        <w:spacing w:before="0" w:line="360" w:lineRule="atLeast"/>
        <w:rPr>
          <w:rFonts w:ascii="Times New Roman" w:hAnsi="Times New Roman" w:cs="Times New Roman"/>
          <w:color w:val="252525"/>
        </w:rPr>
      </w:pPr>
      <w:proofErr w:type="spellStart"/>
      <w:r w:rsidRPr="00B5004C">
        <w:rPr>
          <w:rFonts w:ascii="Times New Roman" w:hAnsi="Times New Roman" w:cs="Times New Roman"/>
          <w:color w:val="252525"/>
        </w:rPr>
        <w:t>Nội</w:t>
      </w:r>
      <w:proofErr w:type="spellEnd"/>
      <w:r w:rsidRPr="00B5004C">
        <w:rPr>
          <w:rFonts w:ascii="Times New Roman" w:hAnsi="Times New Roman" w:cs="Times New Roman"/>
          <w:color w:val="252525"/>
        </w:rPr>
        <w:t xml:space="preserve"> dung:</w:t>
      </w:r>
      <w:r w:rsidRPr="00B5004C">
        <w:rPr>
          <w:rStyle w:val="Heading2Char"/>
          <w:rFonts w:ascii="Times New Roman" w:hAnsi="Times New Roman" w:cs="Times New Roman"/>
          <w:b/>
          <w:bCs/>
          <w:color w:val="252525"/>
        </w:rPr>
        <w:t xml:space="preserve"> </w:t>
      </w:r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(Tin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thể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thao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, tin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võ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thuật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)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Nguyễn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Thị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Tâm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,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Huỳnh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Hà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Hữu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Hiếu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hay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Nguyễn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Thị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Thanh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Trúc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là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những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nữ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võ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sĩ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của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Việt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Nam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đã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làm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nên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những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chiến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tích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vang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dội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trong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</w:t>
      </w:r>
      <w:proofErr w:type="spellStart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>năm</w:t>
      </w:r>
      <w:proofErr w:type="spellEnd"/>
      <w:r w:rsidRPr="00B5004C">
        <w:rPr>
          <w:rStyle w:val="Strong"/>
          <w:rFonts w:ascii="Times New Roman" w:hAnsi="Times New Roman" w:cs="Times New Roman"/>
          <w:b w:val="0"/>
          <w:bCs w:val="0"/>
          <w:color w:val="252525"/>
        </w:rPr>
        <w:t xml:space="preserve"> 2023.</w:t>
      </w:r>
    </w:p>
    <w:p w14:paraId="4EA58D1B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Nguyễn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Thị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Tâm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lên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ngôi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số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1 </w:t>
      </w:r>
      <w:proofErr w:type="spellStart"/>
      <w:r w:rsidRPr="00B5004C">
        <w:rPr>
          <w:rStyle w:val="Strong"/>
          <w:color w:val="252525"/>
          <w:sz w:val="26"/>
          <w:szCs w:val="26"/>
        </w:rPr>
        <w:t>thế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giới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, </w:t>
      </w:r>
      <w:proofErr w:type="spellStart"/>
      <w:r w:rsidRPr="00B5004C">
        <w:rPr>
          <w:rStyle w:val="Strong"/>
          <w:color w:val="252525"/>
          <w:sz w:val="26"/>
          <w:szCs w:val="26"/>
        </w:rPr>
        <w:t>tạo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chiến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tích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lịch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sử</w:t>
      </w:r>
      <w:proofErr w:type="spellEnd"/>
    </w:p>
    <w:p w14:paraId="402329D0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Việt</w:t>
      </w:r>
      <w:proofErr w:type="spellEnd"/>
      <w:r w:rsidRPr="00B5004C">
        <w:rPr>
          <w:color w:val="252525"/>
          <w:sz w:val="26"/>
          <w:szCs w:val="26"/>
        </w:rPr>
        <w:t xml:space="preserve"> Nam </w:t>
      </w:r>
      <w:proofErr w:type="spellStart"/>
      <w:r w:rsidRPr="00B5004C">
        <w:rPr>
          <w:color w:val="252525"/>
          <w:sz w:val="26"/>
          <w:szCs w:val="26"/>
        </w:rPr>
        <w:t>thành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2023. </w:t>
      </w:r>
      <w:proofErr w:type="spellStart"/>
      <w:r w:rsidRPr="00B5004C">
        <w:rPr>
          <w:color w:val="252525"/>
          <w:sz w:val="26"/>
          <w:szCs w:val="26"/>
        </w:rPr>
        <w:t>Ngay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sinh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1994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đón</w:t>
      </w:r>
      <w:proofErr w:type="spellEnd"/>
      <w:r w:rsidRPr="00B5004C">
        <w:rPr>
          <w:color w:val="252525"/>
          <w:sz w:val="26"/>
          <w:szCs w:val="26"/>
        </w:rPr>
        <w:t xml:space="preserve"> tin </w:t>
      </w:r>
      <w:proofErr w:type="spellStart"/>
      <w:r w:rsidRPr="00B5004C">
        <w:rPr>
          <w:color w:val="252525"/>
          <w:sz w:val="26"/>
          <w:szCs w:val="26"/>
        </w:rPr>
        <w:t>vui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xuất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sắc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lấy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trí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1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theo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> </w:t>
      </w:r>
      <w:hyperlink r:id="rId51" w:tooltip="Boxing" w:history="1">
        <w:r w:rsidRPr="00B5004C">
          <w:rPr>
            <w:rStyle w:val="Hyperlink"/>
            <w:color w:val="0000EE"/>
            <w:sz w:val="26"/>
            <w:szCs w:val="26"/>
            <w:u w:val="none"/>
          </w:rPr>
          <w:t>Boxing</w:t>
        </w:r>
      </w:hyperlink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cân</w:t>
      </w:r>
      <w:proofErr w:type="spellEnd"/>
      <w:r w:rsidRPr="00B5004C">
        <w:rPr>
          <w:color w:val="252525"/>
          <w:sz w:val="26"/>
          <w:szCs w:val="26"/>
        </w:rPr>
        <w:t xml:space="preserve"> Flyweight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chuyên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thống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kê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Boxrec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2007E4B6" w14:textId="1E8C4FC6" w:rsidR="00B5004C" w:rsidRPr="00B5004C" w:rsidRDefault="00B5004C" w:rsidP="00B5004C">
      <w:pPr>
        <w:jc w:val="center"/>
        <w:rPr>
          <w:rFonts w:ascii="Times New Roman" w:hAnsi="Times New Roman" w:cs="Times New Roman"/>
          <w:color w:val="252525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252525"/>
          <w:sz w:val="26"/>
          <w:szCs w:val="26"/>
        </w:rPr>
        <w:lastRenderedPageBreak/>
        <w:drawing>
          <wp:inline distT="0" distB="0" distL="0" distR="0" wp14:anchorId="5EFB8608" wp14:editId="1B30146D">
            <wp:extent cx="5943600" cy="4457700"/>
            <wp:effectExtent l="0" t="0" r="0" b="0"/>
            <wp:docPr id="33" name="Picture 33" descr="Võ sỹ Nguyễn Thị Tâm làm nên lịch sử và dàn “đả nữ” võ thuật VN gây “sốt” năm 2023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Võ sỹ Nguyễn Thị Tâm làm nên lịch sử và dàn “đả nữ” võ thuật VN gây “sốt” năm 2023 -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CCEB" w14:textId="77777777" w:rsidR="00B5004C" w:rsidRPr="00B5004C" w:rsidRDefault="00B5004C" w:rsidP="00B5004C">
      <w:pPr>
        <w:pStyle w:val="imgchuthich0407"/>
        <w:spacing w:before="225" w:beforeAutospacing="0" w:after="225" w:afterAutospacing="0" w:line="360" w:lineRule="atLeast"/>
        <w:jc w:val="center"/>
        <w:rPr>
          <w:i/>
          <w:iCs/>
          <w:color w:val="252525"/>
          <w:sz w:val="26"/>
          <w:szCs w:val="26"/>
        </w:rPr>
      </w:pPr>
      <w:proofErr w:type="spellStart"/>
      <w:r w:rsidRPr="00B5004C">
        <w:rPr>
          <w:i/>
          <w:iCs/>
          <w:color w:val="252525"/>
          <w:sz w:val="26"/>
          <w:szCs w:val="26"/>
        </w:rPr>
        <w:t>Nguyễn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Thị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Tâm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lên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ngôi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số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1 </w:t>
      </w:r>
      <w:proofErr w:type="spellStart"/>
      <w:r w:rsidRPr="00B5004C">
        <w:rPr>
          <w:i/>
          <w:iCs/>
          <w:color w:val="252525"/>
          <w:sz w:val="26"/>
          <w:szCs w:val="26"/>
        </w:rPr>
        <w:t>thế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giới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trong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năm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2023</w:t>
      </w:r>
    </w:p>
    <w:p w14:paraId="7D0B330D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Đây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hoàn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toàn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2022 </w:t>
      </w:r>
      <w:proofErr w:type="spellStart"/>
      <w:r w:rsidRPr="00B5004C">
        <w:rPr>
          <w:color w:val="252525"/>
          <w:sz w:val="26"/>
          <w:szCs w:val="26"/>
        </w:rPr>
        <w:t>vừa</w:t>
      </w:r>
      <w:proofErr w:type="spellEnd"/>
      <w:r w:rsidRPr="00B5004C">
        <w:rPr>
          <w:color w:val="252525"/>
          <w:sz w:val="26"/>
          <w:szCs w:val="26"/>
        </w:rPr>
        <w:t xml:space="preserve"> qua, </w:t>
      </w:r>
      <w:proofErr w:type="spellStart"/>
      <w:r w:rsidRPr="00B5004C">
        <w:rPr>
          <w:color w:val="252525"/>
          <w:sz w:val="26"/>
          <w:szCs w:val="26"/>
        </w:rPr>
        <w:t>cô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7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toàn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cả</w:t>
      </w:r>
      <w:proofErr w:type="spellEnd"/>
      <w:r w:rsidRPr="00B5004C">
        <w:rPr>
          <w:color w:val="252525"/>
          <w:sz w:val="26"/>
          <w:szCs w:val="26"/>
        </w:rPr>
        <w:t xml:space="preserve"> 7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Danh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sách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tướng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nhiều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sừng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sỏ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như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nước</w:t>
      </w:r>
      <w:proofErr w:type="spellEnd"/>
      <w:r w:rsidRPr="00B5004C">
        <w:rPr>
          <w:color w:val="252525"/>
          <w:sz w:val="26"/>
          <w:szCs w:val="26"/>
        </w:rPr>
        <w:t xml:space="preserve"> Ý </w:t>
      </w:r>
      <w:proofErr w:type="spellStart"/>
      <w:r w:rsidRPr="00B5004C">
        <w:rPr>
          <w:color w:val="252525"/>
          <w:sz w:val="26"/>
          <w:szCs w:val="26"/>
        </w:rPr>
        <w:t>Giordana</w:t>
      </w:r>
      <w:proofErr w:type="spellEnd"/>
      <w:r w:rsidRPr="00B5004C">
        <w:rPr>
          <w:color w:val="252525"/>
          <w:sz w:val="26"/>
          <w:szCs w:val="26"/>
        </w:rPr>
        <w:t xml:space="preserve"> Sorrentino,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1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Philippines </w:t>
      </w:r>
      <w:proofErr w:type="spellStart"/>
      <w:r w:rsidRPr="00B5004C">
        <w:rPr>
          <w:color w:val="252525"/>
          <w:sz w:val="26"/>
          <w:szCs w:val="26"/>
        </w:rPr>
        <w:t>Aira</w:t>
      </w:r>
      <w:proofErr w:type="spellEnd"/>
      <w:r w:rsidRPr="00B5004C">
        <w:rPr>
          <w:color w:val="252525"/>
          <w:sz w:val="26"/>
          <w:szCs w:val="26"/>
        </w:rPr>
        <w:t xml:space="preserve"> Villegas, HCĐ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Yokubova</w:t>
      </w:r>
      <w:proofErr w:type="spellEnd"/>
      <w:r w:rsidRPr="00B5004C">
        <w:rPr>
          <w:color w:val="252525"/>
          <w:sz w:val="26"/>
          <w:szCs w:val="26"/>
        </w:rPr>
        <w:t xml:space="preserve"> Aziza, </w:t>
      </w:r>
      <w:proofErr w:type="spellStart"/>
      <w:r w:rsidRPr="00B5004C">
        <w:rPr>
          <w:color w:val="252525"/>
          <w:sz w:val="26"/>
          <w:szCs w:val="26"/>
        </w:rPr>
        <w:t>đặc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biệt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lừng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Tsukimi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Namiki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31B27834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Cũng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theo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chỉ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Tsukimi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Namiki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Boxrec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trình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</w:t>
      </w:r>
      <w:proofErr w:type="spellEnd"/>
      <w:r w:rsidRPr="00B5004C">
        <w:rPr>
          <w:color w:val="252525"/>
          <w:sz w:val="26"/>
          <w:szCs w:val="26"/>
        </w:rPr>
        <w:t xml:space="preserve"> 5 </w:t>
      </w:r>
      <w:proofErr w:type="spellStart"/>
      <w:r w:rsidRPr="00B5004C">
        <w:rPr>
          <w:color w:val="252525"/>
          <w:sz w:val="26"/>
          <w:szCs w:val="26"/>
        </w:rPr>
        <w:t>sao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mức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cao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26BA2DBF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Đến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cuối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tháng</w:t>
      </w:r>
      <w:proofErr w:type="spellEnd"/>
      <w:r w:rsidRPr="00B5004C">
        <w:rPr>
          <w:color w:val="252525"/>
          <w:sz w:val="26"/>
          <w:szCs w:val="26"/>
        </w:rPr>
        <w:t xml:space="preserve"> 3,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boxing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 2023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ở </w:t>
      </w:r>
      <w:proofErr w:type="spellStart"/>
      <w:r w:rsidRPr="00B5004C">
        <w:rPr>
          <w:color w:val="252525"/>
          <w:sz w:val="26"/>
          <w:szCs w:val="26"/>
        </w:rPr>
        <w:t>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Ngay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mở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màn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quê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Bình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từng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lần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Kazakhstan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Kzyaibay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Nazym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cách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áp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đảo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4F79BD78" w14:textId="69BA4CA3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noProof/>
          <w:color w:val="252525"/>
          <w:sz w:val="26"/>
          <w:szCs w:val="26"/>
        </w:rPr>
        <w:lastRenderedPageBreak/>
        <w:drawing>
          <wp:inline distT="0" distB="0" distL="0" distR="0" wp14:anchorId="7251CD53" wp14:editId="58E5249C">
            <wp:extent cx="5943600" cy="3879215"/>
            <wp:effectExtent l="0" t="0" r="0" b="6985"/>
            <wp:docPr id="32" name="Picture 32" descr="Võ sỹ Nguyễn Thị Tâm làm nên lịch sử và dàn “đả nữ” võ thuật VN gây “sốt” năm 2023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Võ sỹ Nguyễn Thị Tâm làm nên lịch sử và dàn “đả nữ” võ thuật VN gây “sốt” năm 2023 -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092" w14:textId="77777777" w:rsidR="00B5004C" w:rsidRPr="00B5004C" w:rsidRDefault="00B5004C" w:rsidP="00B5004C">
      <w:pPr>
        <w:pStyle w:val="imgchuthich0407"/>
        <w:spacing w:before="225" w:beforeAutospacing="0" w:after="225" w:afterAutospacing="0" w:line="360" w:lineRule="atLeast"/>
        <w:jc w:val="center"/>
        <w:rPr>
          <w:i/>
          <w:iCs/>
          <w:color w:val="252525"/>
          <w:sz w:val="26"/>
          <w:szCs w:val="26"/>
        </w:rPr>
      </w:pPr>
      <w:proofErr w:type="spellStart"/>
      <w:r w:rsidRPr="00B5004C">
        <w:rPr>
          <w:i/>
          <w:iCs/>
          <w:color w:val="252525"/>
          <w:sz w:val="26"/>
          <w:szCs w:val="26"/>
        </w:rPr>
        <w:t>Nữ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võ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sĩ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29 </w:t>
      </w:r>
      <w:proofErr w:type="spellStart"/>
      <w:r w:rsidRPr="00B5004C">
        <w:rPr>
          <w:i/>
          <w:iCs/>
          <w:color w:val="252525"/>
          <w:sz w:val="26"/>
          <w:szCs w:val="26"/>
        </w:rPr>
        <w:t>tuổi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mang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về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tầm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HCB </w:t>
      </w:r>
      <w:proofErr w:type="spellStart"/>
      <w:r w:rsidRPr="00B5004C">
        <w:rPr>
          <w:i/>
          <w:iCs/>
          <w:color w:val="252525"/>
          <w:sz w:val="26"/>
          <w:szCs w:val="26"/>
        </w:rPr>
        <w:t>thế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giới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lịch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sử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và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nhận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gần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1,2 </w:t>
      </w:r>
      <w:proofErr w:type="spellStart"/>
      <w:r w:rsidRPr="00B5004C">
        <w:rPr>
          <w:i/>
          <w:iCs/>
          <w:color w:val="252525"/>
          <w:sz w:val="26"/>
          <w:szCs w:val="26"/>
        </w:rPr>
        <w:t>tỷ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đồng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tiền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thưởng</w:t>
      </w:r>
      <w:proofErr w:type="spellEnd"/>
    </w:p>
    <w:p w14:paraId="55C4DAB3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 xml:space="preserve">Ở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theo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> </w:t>
      </w:r>
      <w:proofErr w:type="spellStart"/>
      <w:r w:rsidRPr="00B5004C">
        <w:rPr>
          <w:color w:val="252525"/>
          <w:sz w:val="26"/>
          <w:szCs w:val="26"/>
        </w:rPr>
        <w:t>tiếp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vượt</w:t>
      </w:r>
      <w:proofErr w:type="spellEnd"/>
      <w:r w:rsidRPr="00B5004C">
        <w:rPr>
          <w:color w:val="252525"/>
          <w:sz w:val="26"/>
          <w:szCs w:val="26"/>
        </w:rPr>
        <w:t xml:space="preserve"> qua </w:t>
      </w:r>
      <w:proofErr w:type="spellStart"/>
      <w:r w:rsidRPr="00B5004C">
        <w:rPr>
          <w:color w:val="252525"/>
          <w:sz w:val="26"/>
          <w:szCs w:val="26"/>
        </w:rPr>
        <w:t>tay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rất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mạnh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Botswana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Lethabo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Bokamoso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Modukanele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4/5 </w:t>
      </w:r>
      <w:proofErr w:type="spellStart"/>
      <w:r w:rsidRPr="00B5004C">
        <w:rPr>
          <w:color w:val="252525"/>
          <w:sz w:val="26"/>
          <w:szCs w:val="26"/>
        </w:rPr>
        <w:t>trọng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tài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tuyệt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đối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đại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Việt</w:t>
      </w:r>
      <w:proofErr w:type="spellEnd"/>
      <w:r w:rsidRPr="00B5004C">
        <w:rPr>
          <w:color w:val="252525"/>
          <w:sz w:val="26"/>
          <w:szCs w:val="26"/>
        </w:rPr>
        <w:t xml:space="preserve"> Nam </w:t>
      </w:r>
      <w:proofErr w:type="spellStart"/>
      <w:r w:rsidRPr="00B5004C">
        <w:rPr>
          <w:color w:val="252525"/>
          <w:sz w:val="26"/>
          <w:szCs w:val="26"/>
        </w:rPr>
        <w:t>gây</w:t>
      </w:r>
      <w:proofErr w:type="spellEnd"/>
      <w:r w:rsidRPr="00B5004C">
        <w:rPr>
          <w:color w:val="252525"/>
          <w:sz w:val="26"/>
          <w:szCs w:val="26"/>
        </w:rPr>
        <w:t xml:space="preserve"> “</w:t>
      </w:r>
      <w:proofErr w:type="spellStart"/>
      <w:r w:rsidRPr="00B5004C">
        <w:rPr>
          <w:color w:val="252525"/>
          <w:sz w:val="26"/>
          <w:szCs w:val="26"/>
        </w:rPr>
        <w:t>sốt”khi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Tây</w:t>
      </w:r>
      <w:proofErr w:type="spellEnd"/>
      <w:r w:rsidRPr="00B5004C">
        <w:rPr>
          <w:color w:val="252525"/>
          <w:sz w:val="26"/>
          <w:szCs w:val="26"/>
        </w:rPr>
        <w:t xml:space="preserve"> Ban </w:t>
      </w:r>
      <w:proofErr w:type="spellStart"/>
      <w:r w:rsidRPr="00B5004C">
        <w:rPr>
          <w:color w:val="252525"/>
          <w:sz w:val="26"/>
          <w:szCs w:val="26"/>
        </w:rPr>
        <w:t>Nha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thuộc</w:t>
      </w:r>
      <w:proofErr w:type="spellEnd"/>
      <w:r w:rsidRPr="00B5004C">
        <w:rPr>
          <w:color w:val="252525"/>
          <w:sz w:val="26"/>
          <w:szCs w:val="26"/>
        </w:rPr>
        <w:t xml:space="preserve"> top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boxing </w:t>
      </w:r>
      <w:proofErr w:type="spellStart"/>
      <w:r w:rsidRPr="00B5004C">
        <w:rPr>
          <w:color w:val="252525"/>
          <w:sz w:val="26"/>
          <w:szCs w:val="26"/>
        </w:rPr>
        <w:t>châu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Âu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xếp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giống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3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Fuertes Fernandez Laura </w:t>
      </w:r>
      <w:proofErr w:type="spellStart"/>
      <w:r w:rsidRPr="00B5004C">
        <w:rPr>
          <w:color w:val="252525"/>
          <w:sz w:val="26"/>
          <w:szCs w:val="26"/>
        </w:rPr>
        <w:t>cũng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tuyệt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đối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7C06DE90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Đặc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biệt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bán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7 </w:t>
      </w:r>
      <w:proofErr w:type="spellStart"/>
      <w:r w:rsidRPr="00B5004C">
        <w:rPr>
          <w:color w:val="252525"/>
          <w:sz w:val="26"/>
          <w:szCs w:val="26"/>
        </w:rPr>
        <w:t>lần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nước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Pháp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tấm</w:t>
      </w:r>
      <w:proofErr w:type="spellEnd"/>
      <w:r w:rsidRPr="00B5004C">
        <w:rPr>
          <w:color w:val="252525"/>
          <w:sz w:val="26"/>
          <w:szCs w:val="26"/>
        </w:rPr>
        <w:t xml:space="preserve"> HCĐ </w:t>
      </w:r>
      <w:proofErr w:type="spellStart"/>
      <w:r w:rsidRPr="00B5004C">
        <w:rPr>
          <w:color w:val="252525"/>
          <w:sz w:val="26"/>
          <w:szCs w:val="26"/>
        </w:rPr>
        <w:t>châu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Âu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Lkhadiri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Wassila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Mặc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dù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để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kim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Nikhat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Zareen</w:t>
      </w:r>
      <w:proofErr w:type="spellEnd"/>
      <w:r w:rsidRPr="00B5004C">
        <w:rPr>
          <w:color w:val="252525"/>
          <w:sz w:val="26"/>
          <w:szCs w:val="26"/>
        </w:rPr>
        <w:t xml:space="preserve"> (</w:t>
      </w:r>
      <w:proofErr w:type="spellStart"/>
      <w:r w:rsidRPr="00B5004C">
        <w:rPr>
          <w:color w:val="252525"/>
          <w:sz w:val="26"/>
          <w:szCs w:val="26"/>
        </w:rPr>
        <w:t>Ấn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</w:t>
      </w:r>
      <w:proofErr w:type="spellEnd"/>
      <w:r w:rsidRPr="00B5004C">
        <w:rPr>
          <w:color w:val="252525"/>
          <w:sz w:val="26"/>
          <w:szCs w:val="26"/>
        </w:rPr>
        <w:t xml:space="preserve">) ở </w:t>
      </w:r>
      <w:proofErr w:type="spellStart"/>
      <w:r w:rsidRPr="00B5004C">
        <w:rPr>
          <w:color w:val="252525"/>
          <w:sz w:val="26"/>
          <w:szCs w:val="26"/>
        </w:rPr>
        <w:t>chung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màn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trình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xuất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sắc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giúp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mang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về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tấm</w:t>
      </w:r>
      <w:proofErr w:type="spellEnd"/>
      <w:r w:rsidRPr="00B5004C">
        <w:rPr>
          <w:color w:val="252525"/>
          <w:sz w:val="26"/>
          <w:szCs w:val="26"/>
        </w:rPr>
        <w:t xml:space="preserve"> HCB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lịch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sử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cho</w:t>
      </w:r>
      <w:proofErr w:type="spellEnd"/>
      <w:r w:rsidRPr="00B5004C">
        <w:rPr>
          <w:color w:val="252525"/>
          <w:sz w:val="26"/>
          <w:szCs w:val="26"/>
        </w:rPr>
        <w:t xml:space="preserve"> boxing </w:t>
      </w:r>
      <w:proofErr w:type="spellStart"/>
      <w:r w:rsidRPr="00B5004C">
        <w:rPr>
          <w:color w:val="252525"/>
          <w:sz w:val="26"/>
          <w:szCs w:val="26"/>
        </w:rPr>
        <w:t>Việt</w:t>
      </w:r>
      <w:proofErr w:type="spellEnd"/>
      <w:r w:rsidRPr="00B5004C">
        <w:rPr>
          <w:color w:val="252525"/>
          <w:sz w:val="26"/>
          <w:szCs w:val="26"/>
        </w:rPr>
        <w:t xml:space="preserve"> Nam.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tiền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thưởng</w:t>
      </w:r>
      <w:proofErr w:type="spellEnd"/>
      <w:r w:rsidRPr="00B5004C">
        <w:rPr>
          <w:color w:val="252525"/>
          <w:sz w:val="26"/>
          <w:szCs w:val="26"/>
        </w:rPr>
        <w:t xml:space="preserve"> 50.000 USD (</w:t>
      </w:r>
      <w:proofErr w:type="spellStart"/>
      <w:r w:rsidRPr="00B5004C">
        <w:rPr>
          <w:color w:val="252525"/>
          <w:sz w:val="26"/>
          <w:szCs w:val="26"/>
        </w:rPr>
        <w:t>gần</w:t>
      </w:r>
      <w:proofErr w:type="spellEnd"/>
      <w:r w:rsidRPr="00B5004C">
        <w:rPr>
          <w:color w:val="252525"/>
          <w:sz w:val="26"/>
          <w:szCs w:val="26"/>
        </w:rPr>
        <w:t xml:space="preserve"> 1,2 </w:t>
      </w:r>
      <w:proofErr w:type="spellStart"/>
      <w:r w:rsidRPr="00B5004C">
        <w:rPr>
          <w:color w:val="252525"/>
          <w:sz w:val="26"/>
          <w:szCs w:val="26"/>
        </w:rPr>
        <w:t>tỷ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đồng</w:t>
      </w:r>
      <w:proofErr w:type="spellEnd"/>
      <w:r w:rsidRPr="00B5004C">
        <w:rPr>
          <w:color w:val="252525"/>
          <w:sz w:val="26"/>
          <w:szCs w:val="26"/>
        </w:rPr>
        <w:t>).</w:t>
      </w:r>
    </w:p>
    <w:p w14:paraId="2E953CD7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Hữu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Hiếu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đấm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gục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võ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sĩ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Thái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Lan </w:t>
      </w:r>
      <w:proofErr w:type="spellStart"/>
      <w:r w:rsidRPr="00B5004C">
        <w:rPr>
          <w:rStyle w:val="Strong"/>
          <w:color w:val="252525"/>
          <w:sz w:val="26"/>
          <w:szCs w:val="26"/>
        </w:rPr>
        <w:t>hạng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7 </w:t>
      </w:r>
      <w:proofErr w:type="spellStart"/>
      <w:r w:rsidRPr="00B5004C">
        <w:rPr>
          <w:rStyle w:val="Strong"/>
          <w:color w:val="252525"/>
          <w:sz w:val="26"/>
          <w:szCs w:val="26"/>
        </w:rPr>
        <w:t>thế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giới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, </w:t>
      </w:r>
      <w:proofErr w:type="spellStart"/>
      <w:r w:rsidRPr="00B5004C">
        <w:rPr>
          <w:rStyle w:val="Strong"/>
          <w:color w:val="252525"/>
          <w:sz w:val="26"/>
          <w:szCs w:val="26"/>
        </w:rPr>
        <w:t>giành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đai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WBC</w:t>
      </w:r>
    </w:p>
    <w:p w14:paraId="2E4BC7C4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quốc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tế</w:t>
      </w:r>
      <w:proofErr w:type="spellEnd"/>
      <w:r w:rsidRPr="00B5004C">
        <w:rPr>
          <w:color w:val="252525"/>
          <w:sz w:val="26"/>
          <w:szCs w:val="26"/>
        </w:rPr>
        <w:t xml:space="preserve"> “MTR - The Rising Stars”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giữa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tháng</w:t>
      </w:r>
      <w:proofErr w:type="spellEnd"/>
      <w:r w:rsidRPr="00B5004C">
        <w:rPr>
          <w:color w:val="252525"/>
          <w:sz w:val="26"/>
          <w:szCs w:val="26"/>
        </w:rPr>
        <w:t xml:space="preserve"> 7/2023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Saigon Sports Club (</w:t>
      </w:r>
      <w:proofErr w:type="spellStart"/>
      <w:r w:rsidRPr="00B5004C">
        <w:rPr>
          <w:color w:val="252525"/>
          <w:sz w:val="26"/>
          <w:szCs w:val="26"/>
        </w:rPr>
        <w:t>quận</w:t>
      </w:r>
      <w:proofErr w:type="spellEnd"/>
      <w:r w:rsidRPr="00B5004C">
        <w:rPr>
          <w:color w:val="252525"/>
          <w:sz w:val="26"/>
          <w:szCs w:val="26"/>
        </w:rPr>
        <w:t xml:space="preserve"> 7, TP.HCM), </w:t>
      </w:r>
      <w:proofErr w:type="spellStart"/>
      <w:r w:rsidRPr="00B5004C">
        <w:rPr>
          <w:color w:val="252525"/>
          <w:sz w:val="26"/>
          <w:szCs w:val="26"/>
        </w:rPr>
        <w:t>Huỳnh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Hữu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Hiếu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tâm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lastRenderedPageBreak/>
        <w:t>đai</w:t>
      </w:r>
      <w:proofErr w:type="spellEnd"/>
      <w:r w:rsidRPr="00B5004C">
        <w:rPr>
          <w:color w:val="252525"/>
          <w:sz w:val="26"/>
          <w:szCs w:val="26"/>
        </w:rPr>
        <w:t xml:space="preserve"> WBC </w:t>
      </w:r>
      <w:proofErr w:type="spellStart"/>
      <w:r w:rsidRPr="00B5004C">
        <w:rPr>
          <w:color w:val="252525"/>
          <w:sz w:val="26"/>
          <w:szCs w:val="26"/>
        </w:rPr>
        <w:t>danh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Thái</w:t>
      </w:r>
      <w:proofErr w:type="spellEnd"/>
      <w:r w:rsidRPr="00B5004C">
        <w:rPr>
          <w:color w:val="252525"/>
          <w:sz w:val="26"/>
          <w:szCs w:val="26"/>
        </w:rPr>
        <w:t xml:space="preserve"> Lan Pornthip </w:t>
      </w:r>
      <w:proofErr w:type="spellStart"/>
      <w:r w:rsidRPr="00B5004C">
        <w:rPr>
          <w:color w:val="252525"/>
          <w:sz w:val="26"/>
          <w:szCs w:val="26"/>
        </w:rPr>
        <w:t>Khamthongphanow</w:t>
      </w:r>
      <w:proofErr w:type="spellEnd"/>
      <w:r w:rsidRPr="00B5004C">
        <w:rPr>
          <w:color w:val="252525"/>
          <w:sz w:val="26"/>
          <w:szCs w:val="26"/>
        </w:rPr>
        <w:t xml:space="preserve"> (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7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 xml:space="preserve">) ở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cân</w:t>
      </w:r>
      <w:proofErr w:type="spellEnd"/>
      <w:r w:rsidRPr="00B5004C">
        <w:rPr>
          <w:color w:val="252525"/>
          <w:sz w:val="26"/>
          <w:szCs w:val="26"/>
        </w:rPr>
        <w:t xml:space="preserve"> Minimumweight (48 kg).</w:t>
      </w:r>
    </w:p>
    <w:p w14:paraId="2C3B84DE" w14:textId="6273B3F8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noProof/>
          <w:color w:val="252525"/>
          <w:sz w:val="26"/>
          <w:szCs w:val="26"/>
        </w:rPr>
        <w:drawing>
          <wp:inline distT="0" distB="0" distL="0" distR="0" wp14:anchorId="473EE2FC" wp14:editId="03F4D3F3">
            <wp:extent cx="5943600" cy="3533775"/>
            <wp:effectExtent l="0" t="0" r="0" b="9525"/>
            <wp:docPr id="31" name="Picture 31" descr="Võ sỹ Nguyễn Thị Tâm làm nên lịch sử và dàn “đả nữ” võ thuật VN gây “sốt” năm 2023 -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Võ sỹ Nguyễn Thị Tâm làm nên lịch sử và dàn “đả nữ” võ thuật VN gây “sốt” năm 2023 -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0A40" w14:textId="230BAF60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noProof/>
          <w:color w:val="252525"/>
          <w:sz w:val="26"/>
          <w:szCs w:val="26"/>
        </w:rPr>
        <w:drawing>
          <wp:inline distT="0" distB="0" distL="0" distR="0" wp14:anchorId="5296C4DF" wp14:editId="6523A206">
            <wp:extent cx="5943600" cy="3742690"/>
            <wp:effectExtent l="0" t="0" r="0" b="0"/>
            <wp:docPr id="30" name="Picture 30" descr="Võ sỹ Nguyễn Thị Tâm làm nên lịch sử và dàn “đả nữ” võ thuật VN gây “sốt” năm 2023 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Võ sỹ Nguyễn Thị Tâm làm nên lịch sử và dàn “đả nữ” võ thuật VN gây “sốt” năm 2023 -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E54E" w14:textId="77777777" w:rsidR="00B5004C" w:rsidRPr="00B5004C" w:rsidRDefault="00B5004C" w:rsidP="00B5004C">
      <w:pPr>
        <w:pStyle w:val="imgchuthich0407"/>
        <w:spacing w:before="225" w:beforeAutospacing="0" w:after="225" w:afterAutospacing="0" w:line="360" w:lineRule="atLeast"/>
        <w:jc w:val="center"/>
        <w:rPr>
          <w:i/>
          <w:iCs/>
          <w:color w:val="252525"/>
          <w:sz w:val="26"/>
          <w:szCs w:val="26"/>
        </w:rPr>
      </w:pPr>
      <w:proofErr w:type="spellStart"/>
      <w:r w:rsidRPr="00B5004C">
        <w:rPr>
          <w:i/>
          <w:iCs/>
          <w:color w:val="252525"/>
          <w:sz w:val="26"/>
          <w:szCs w:val="26"/>
        </w:rPr>
        <w:lastRenderedPageBreak/>
        <w:t>Hữu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Hiếu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đấm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gục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võ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sĩ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Thái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Lan </w:t>
      </w:r>
      <w:proofErr w:type="spellStart"/>
      <w:r w:rsidRPr="00B5004C">
        <w:rPr>
          <w:i/>
          <w:iCs/>
          <w:color w:val="252525"/>
          <w:sz w:val="26"/>
          <w:szCs w:val="26"/>
        </w:rPr>
        <w:t>hạng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7 </w:t>
      </w:r>
      <w:proofErr w:type="spellStart"/>
      <w:r w:rsidRPr="00B5004C">
        <w:rPr>
          <w:i/>
          <w:iCs/>
          <w:color w:val="252525"/>
          <w:sz w:val="26"/>
          <w:szCs w:val="26"/>
        </w:rPr>
        <w:t>thế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giới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để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giành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đai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WBC Muay Thai </w:t>
      </w:r>
      <w:proofErr w:type="spellStart"/>
      <w:r w:rsidRPr="00B5004C">
        <w:rPr>
          <w:i/>
          <w:iCs/>
          <w:color w:val="252525"/>
          <w:sz w:val="26"/>
          <w:szCs w:val="26"/>
        </w:rPr>
        <w:t>danh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giá</w:t>
      </w:r>
      <w:proofErr w:type="spellEnd"/>
    </w:p>
    <w:p w14:paraId="2FD7DA0D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Ngay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từ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Hữu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Hiếu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động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dồn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ép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với</w:t>
      </w:r>
      <w:proofErr w:type="spellEnd"/>
      <w:r w:rsidRPr="00B5004C">
        <w:rPr>
          <w:color w:val="252525"/>
          <w:sz w:val="26"/>
          <w:szCs w:val="26"/>
        </w:rPr>
        <w:t xml:space="preserve"> combo </w:t>
      </w:r>
      <w:proofErr w:type="spellStart"/>
      <w:r w:rsidRPr="00B5004C">
        <w:rPr>
          <w:color w:val="252525"/>
          <w:sz w:val="26"/>
          <w:szCs w:val="26"/>
        </w:rPr>
        <w:t>đấm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thẳng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hợp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chính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chống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vả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Thậm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chí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cuối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hiệp</w:t>
      </w:r>
      <w:proofErr w:type="spellEnd"/>
      <w:r w:rsidRPr="00B5004C">
        <w:rPr>
          <w:color w:val="252525"/>
          <w:sz w:val="26"/>
          <w:szCs w:val="26"/>
        </w:rPr>
        <w:t xml:space="preserve"> 1, </w:t>
      </w:r>
      <w:proofErr w:type="spellStart"/>
      <w:r w:rsidRPr="00B5004C">
        <w:rPr>
          <w:color w:val="252525"/>
          <w:sz w:val="26"/>
          <w:szCs w:val="26"/>
        </w:rPr>
        <w:t>Khamthongphanow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đau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06D4E0BE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tung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số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đòn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tốt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hiệp</w:t>
      </w:r>
      <w:proofErr w:type="spellEnd"/>
      <w:r w:rsidRPr="00B5004C">
        <w:rPr>
          <w:color w:val="252525"/>
          <w:sz w:val="26"/>
          <w:szCs w:val="26"/>
        </w:rPr>
        <w:t xml:space="preserve"> 2, </w:t>
      </w:r>
      <w:proofErr w:type="spellStart"/>
      <w:r w:rsidRPr="00B5004C">
        <w:rPr>
          <w:color w:val="252525"/>
          <w:sz w:val="26"/>
          <w:szCs w:val="26"/>
        </w:rPr>
        <w:t>Khamthongphanow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knock-out ở </w:t>
      </w:r>
      <w:proofErr w:type="spellStart"/>
      <w:r w:rsidRPr="00B5004C">
        <w:rPr>
          <w:color w:val="252525"/>
          <w:sz w:val="26"/>
          <w:szCs w:val="26"/>
        </w:rPr>
        <w:t>giữa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hiệp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thứ</w:t>
      </w:r>
      <w:proofErr w:type="spellEnd"/>
      <w:r w:rsidRPr="00B5004C">
        <w:rPr>
          <w:color w:val="252525"/>
          <w:sz w:val="26"/>
          <w:szCs w:val="26"/>
        </w:rPr>
        <w:t xml:space="preserve"> 3 </w:t>
      </w:r>
      <w:proofErr w:type="spellStart"/>
      <w:r w:rsidRPr="00B5004C">
        <w:rPr>
          <w:color w:val="252525"/>
          <w:sz w:val="26"/>
          <w:szCs w:val="26"/>
        </w:rPr>
        <w:t>sau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“</w:t>
      </w:r>
      <w:proofErr w:type="spellStart"/>
      <w:r w:rsidRPr="00B5004C">
        <w:rPr>
          <w:color w:val="252525"/>
          <w:sz w:val="26"/>
          <w:szCs w:val="26"/>
        </w:rPr>
        <w:t>cơn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mưa</w:t>
      </w:r>
      <w:proofErr w:type="spellEnd"/>
      <w:r w:rsidRPr="00B5004C">
        <w:rPr>
          <w:color w:val="252525"/>
          <w:sz w:val="26"/>
          <w:szCs w:val="26"/>
        </w:rPr>
        <w:t xml:space="preserve">” </w:t>
      </w:r>
      <w:proofErr w:type="spellStart"/>
      <w:r w:rsidRPr="00B5004C">
        <w:rPr>
          <w:color w:val="252525"/>
          <w:sz w:val="26"/>
          <w:szCs w:val="26"/>
        </w:rPr>
        <w:t>đòn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cực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nặng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Hữu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Hiếu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trúng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khắp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vùng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bụng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mặt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thủ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người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Thái</w:t>
      </w:r>
      <w:proofErr w:type="spellEnd"/>
      <w:r w:rsidRPr="00B5004C">
        <w:rPr>
          <w:color w:val="252525"/>
          <w:sz w:val="26"/>
          <w:szCs w:val="26"/>
        </w:rPr>
        <w:t xml:space="preserve"> Lan.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giúp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Hữu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Hiếu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lấy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tấm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đai</w:t>
      </w:r>
      <w:proofErr w:type="spellEnd"/>
      <w:r w:rsidRPr="00B5004C">
        <w:rPr>
          <w:color w:val="252525"/>
          <w:sz w:val="26"/>
          <w:szCs w:val="26"/>
        </w:rPr>
        <w:t xml:space="preserve"> WBC Muay Thai </w:t>
      </w:r>
      <w:proofErr w:type="spellStart"/>
      <w:r w:rsidRPr="00B5004C">
        <w:rPr>
          <w:color w:val="252525"/>
          <w:sz w:val="26"/>
          <w:szCs w:val="26"/>
        </w:rPr>
        <w:t>quốc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tế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những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chiếc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danh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làng</w:t>
      </w:r>
      <w:proofErr w:type="spellEnd"/>
      <w:r w:rsidRPr="00B5004C">
        <w:rPr>
          <w:color w:val="252525"/>
          <w:sz w:val="26"/>
          <w:szCs w:val="26"/>
        </w:rPr>
        <w:t xml:space="preserve"> Muay </w:t>
      </w:r>
      <w:proofErr w:type="spellStart"/>
      <w:r w:rsidRPr="00B5004C">
        <w:rPr>
          <w:color w:val="252525"/>
          <w:sz w:val="26"/>
          <w:szCs w:val="26"/>
        </w:rPr>
        <w:t>nhà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nghề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thế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giới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2FBE9F75" w14:textId="77777777" w:rsidR="00B5004C" w:rsidRPr="00B5004C" w:rsidRDefault="00B5004C" w:rsidP="00B5004C">
      <w:pPr>
        <w:pStyle w:val="NormalWeb"/>
        <w:spacing w:before="0" w:beforeAutospacing="0" w:after="0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rStyle w:val="Strong"/>
          <w:color w:val="252525"/>
          <w:sz w:val="26"/>
          <w:szCs w:val="26"/>
        </w:rPr>
        <w:t>Nguyễn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Thị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Thanh </w:t>
      </w:r>
      <w:proofErr w:type="spellStart"/>
      <w:r w:rsidRPr="00B5004C">
        <w:rPr>
          <w:rStyle w:val="Strong"/>
          <w:color w:val="252525"/>
          <w:sz w:val="26"/>
          <w:szCs w:val="26"/>
        </w:rPr>
        <w:t>Trúc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bảo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vệ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thành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công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đai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vô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</w:t>
      </w:r>
      <w:proofErr w:type="spellStart"/>
      <w:r w:rsidRPr="00B5004C">
        <w:rPr>
          <w:rStyle w:val="Strong"/>
          <w:color w:val="252525"/>
          <w:sz w:val="26"/>
          <w:szCs w:val="26"/>
        </w:rPr>
        <w:t>địch</w:t>
      </w:r>
      <w:proofErr w:type="spellEnd"/>
      <w:r w:rsidRPr="00B5004C">
        <w:rPr>
          <w:rStyle w:val="Strong"/>
          <w:color w:val="252525"/>
          <w:sz w:val="26"/>
          <w:szCs w:val="26"/>
        </w:rPr>
        <w:t xml:space="preserve"> LION Championship</w:t>
      </w:r>
    </w:p>
    <w:p w14:paraId="3EF81B74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Một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sĩ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khác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cũng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gây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chú</w:t>
      </w:r>
      <w:proofErr w:type="spellEnd"/>
      <w:r w:rsidRPr="00B5004C">
        <w:rPr>
          <w:color w:val="252525"/>
          <w:sz w:val="26"/>
          <w:szCs w:val="26"/>
        </w:rPr>
        <w:t xml:space="preserve"> ý </w:t>
      </w:r>
      <w:proofErr w:type="spellStart"/>
      <w:r w:rsidRPr="00B5004C">
        <w:rPr>
          <w:color w:val="252525"/>
          <w:sz w:val="26"/>
          <w:szCs w:val="26"/>
        </w:rPr>
        <w:t>trong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năm</w:t>
      </w:r>
      <w:proofErr w:type="spellEnd"/>
      <w:r w:rsidRPr="00B5004C">
        <w:rPr>
          <w:color w:val="252525"/>
          <w:sz w:val="26"/>
          <w:szCs w:val="26"/>
        </w:rPr>
        <w:t xml:space="preserve"> 2023, </w:t>
      </w:r>
      <w:proofErr w:type="spellStart"/>
      <w:r w:rsidRPr="00B5004C">
        <w:rPr>
          <w:color w:val="252525"/>
          <w:sz w:val="26"/>
          <w:szCs w:val="26"/>
        </w:rPr>
        <w:t>đó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là</w:t>
      </w:r>
      <w:proofErr w:type="spellEnd"/>
      <w:r w:rsidRPr="00B5004C">
        <w:rPr>
          <w:color w:val="252525"/>
          <w:sz w:val="26"/>
          <w:szCs w:val="26"/>
        </w:rPr>
        <w:t xml:space="preserve"> “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hoàng</w:t>
      </w:r>
      <w:proofErr w:type="spellEnd"/>
      <w:r w:rsidRPr="00B5004C">
        <w:rPr>
          <w:color w:val="252525"/>
          <w:sz w:val="26"/>
          <w:szCs w:val="26"/>
        </w:rPr>
        <w:t xml:space="preserve"> Muay </w:t>
      </w:r>
      <w:proofErr w:type="spellStart"/>
      <w:r w:rsidRPr="00B5004C">
        <w:rPr>
          <w:color w:val="252525"/>
          <w:sz w:val="26"/>
          <w:szCs w:val="26"/>
        </w:rPr>
        <w:t>Việt</w:t>
      </w:r>
      <w:proofErr w:type="spellEnd"/>
      <w:r w:rsidRPr="00B5004C">
        <w:rPr>
          <w:color w:val="252525"/>
          <w:sz w:val="26"/>
          <w:szCs w:val="26"/>
        </w:rPr>
        <w:t xml:space="preserve"> Nam” </w:t>
      </w:r>
      <w:proofErr w:type="spellStart"/>
      <w:r w:rsidRPr="00B5004C">
        <w:rPr>
          <w:color w:val="252525"/>
          <w:sz w:val="26"/>
          <w:szCs w:val="26"/>
        </w:rPr>
        <w:t>Nguyễn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Thanh </w:t>
      </w:r>
      <w:proofErr w:type="spellStart"/>
      <w:r w:rsidRPr="00B5004C">
        <w:rPr>
          <w:color w:val="252525"/>
          <w:sz w:val="26"/>
          <w:szCs w:val="26"/>
        </w:rPr>
        <w:t>Trúc</w:t>
      </w:r>
      <w:proofErr w:type="spellEnd"/>
      <w:r w:rsidRPr="00B5004C">
        <w:rPr>
          <w:color w:val="252525"/>
          <w:sz w:val="26"/>
          <w:szCs w:val="26"/>
        </w:rPr>
        <w:t xml:space="preserve">.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sự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kiện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võ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tổng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hợp</w:t>
      </w:r>
      <w:proofErr w:type="spellEnd"/>
      <w:r w:rsidRPr="00B5004C">
        <w:rPr>
          <w:color w:val="252525"/>
          <w:sz w:val="26"/>
          <w:szCs w:val="26"/>
        </w:rPr>
        <w:t xml:space="preserve"> LION Championship 10 (LC10) </w:t>
      </w:r>
      <w:proofErr w:type="spellStart"/>
      <w:r w:rsidRPr="00B5004C">
        <w:rPr>
          <w:color w:val="252525"/>
          <w:sz w:val="26"/>
          <w:szCs w:val="26"/>
        </w:rPr>
        <w:t>diễn</w:t>
      </w:r>
      <w:proofErr w:type="spellEnd"/>
      <w:r w:rsidRPr="00B5004C">
        <w:rPr>
          <w:color w:val="252525"/>
          <w:sz w:val="26"/>
          <w:szCs w:val="26"/>
        </w:rPr>
        <w:t xml:space="preserve"> ra </w:t>
      </w:r>
      <w:proofErr w:type="spellStart"/>
      <w:r w:rsidRPr="00B5004C">
        <w:rPr>
          <w:color w:val="252525"/>
          <w:sz w:val="26"/>
          <w:szCs w:val="26"/>
        </w:rPr>
        <w:t>tối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ngày</w:t>
      </w:r>
      <w:proofErr w:type="spellEnd"/>
      <w:r w:rsidRPr="00B5004C">
        <w:rPr>
          <w:color w:val="252525"/>
          <w:sz w:val="26"/>
          <w:szCs w:val="26"/>
        </w:rPr>
        <w:t xml:space="preserve"> 7/10 </w:t>
      </w:r>
      <w:proofErr w:type="spellStart"/>
      <w:r w:rsidRPr="00B5004C">
        <w:rPr>
          <w:color w:val="252525"/>
          <w:sz w:val="26"/>
          <w:szCs w:val="26"/>
        </w:rPr>
        <w:t>tại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Phú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Quốc</w:t>
      </w:r>
      <w:proofErr w:type="spellEnd"/>
      <w:r w:rsidRPr="00B5004C">
        <w:rPr>
          <w:color w:val="252525"/>
          <w:sz w:val="26"/>
          <w:szCs w:val="26"/>
        </w:rPr>
        <w:t xml:space="preserve">, Thanh </w:t>
      </w:r>
      <w:proofErr w:type="spellStart"/>
      <w:r w:rsidRPr="00B5004C">
        <w:rPr>
          <w:color w:val="252525"/>
          <w:sz w:val="26"/>
          <w:szCs w:val="26"/>
        </w:rPr>
        <w:t>Trúc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đã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xuất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sắc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vệ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chiếc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cân</w:t>
      </w:r>
      <w:proofErr w:type="spellEnd"/>
      <w:r w:rsidRPr="00B5004C">
        <w:rPr>
          <w:color w:val="252525"/>
          <w:sz w:val="26"/>
          <w:szCs w:val="26"/>
        </w:rPr>
        <w:t xml:space="preserve"> 52 kg </w:t>
      </w:r>
      <w:proofErr w:type="spellStart"/>
      <w:r w:rsidRPr="00B5004C">
        <w:rPr>
          <w:color w:val="252525"/>
          <w:sz w:val="26"/>
          <w:szCs w:val="26"/>
        </w:rPr>
        <w:t>nữ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bằng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chiến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thắng</w:t>
      </w:r>
      <w:proofErr w:type="spellEnd"/>
      <w:r w:rsidRPr="00B5004C">
        <w:rPr>
          <w:color w:val="252525"/>
          <w:sz w:val="26"/>
          <w:szCs w:val="26"/>
        </w:rPr>
        <w:t xml:space="preserve"> knock-out </w:t>
      </w:r>
      <w:proofErr w:type="spellStart"/>
      <w:r w:rsidRPr="00B5004C">
        <w:rPr>
          <w:color w:val="252525"/>
          <w:sz w:val="26"/>
          <w:szCs w:val="26"/>
        </w:rPr>
        <w:t>trước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Hồ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Ngọc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Bích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4F4203B6" w14:textId="45F3416B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noProof/>
          <w:color w:val="252525"/>
          <w:sz w:val="26"/>
          <w:szCs w:val="26"/>
        </w:rPr>
        <w:drawing>
          <wp:inline distT="0" distB="0" distL="0" distR="0" wp14:anchorId="7D0B8B5B" wp14:editId="1B5C7B4F">
            <wp:extent cx="5943600" cy="3951605"/>
            <wp:effectExtent l="0" t="0" r="0" b="0"/>
            <wp:docPr id="29" name="Picture 29" descr="Võ sỹ Nguyễn Thị Tâm làm nên lịch sử và dàn “đả nữ” võ thuật VN gây “sốt” năm 2023 -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Võ sỹ Nguyễn Thị Tâm làm nên lịch sử và dàn “đả nữ” võ thuật VN gây “sốt” năm 2023 -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3D67" w14:textId="77777777" w:rsidR="00B5004C" w:rsidRPr="00B5004C" w:rsidRDefault="00B5004C" w:rsidP="00B5004C">
      <w:pPr>
        <w:pStyle w:val="imgchuthich0407"/>
        <w:spacing w:before="225" w:beforeAutospacing="0" w:after="225" w:afterAutospacing="0" w:line="360" w:lineRule="atLeast"/>
        <w:jc w:val="center"/>
        <w:rPr>
          <w:i/>
          <w:iCs/>
          <w:color w:val="252525"/>
          <w:sz w:val="26"/>
          <w:szCs w:val="26"/>
        </w:rPr>
      </w:pPr>
      <w:r w:rsidRPr="00B5004C">
        <w:rPr>
          <w:i/>
          <w:iCs/>
          <w:color w:val="252525"/>
          <w:sz w:val="26"/>
          <w:szCs w:val="26"/>
        </w:rPr>
        <w:lastRenderedPageBreak/>
        <w:t xml:space="preserve">Thanh </w:t>
      </w:r>
      <w:proofErr w:type="spellStart"/>
      <w:r w:rsidRPr="00B5004C">
        <w:rPr>
          <w:i/>
          <w:iCs/>
          <w:color w:val="252525"/>
          <w:sz w:val="26"/>
          <w:szCs w:val="26"/>
        </w:rPr>
        <w:t>Trúc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(</w:t>
      </w:r>
      <w:proofErr w:type="spellStart"/>
      <w:r w:rsidRPr="00B5004C">
        <w:rPr>
          <w:i/>
          <w:iCs/>
          <w:color w:val="252525"/>
          <w:sz w:val="26"/>
          <w:szCs w:val="26"/>
        </w:rPr>
        <w:t>xanh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) </w:t>
      </w:r>
      <w:proofErr w:type="spellStart"/>
      <w:r w:rsidRPr="00B5004C">
        <w:rPr>
          <w:i/>
          <w:iCs/>
          <w:color w:val="252525"/>
          <w:sz w:val="26"/>
          <w:szCs w:val="26"/>
        </w:rPr>
        <w:t>bảo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vệ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thành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công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i/>
          <w:iCs/>
          <w:color w:val="252525"/>
          <w:sz w:val="26"/>
          <w:szCs w:val="26"/>
        </w:rPr>
        <w:t>đai</w:t>
      </w:r>
      <w:proofErr w:type="spellEnd"/>
      <w:r w:rsidRPr="00B5004C">
        <w:rPr>
          <w:i/>
          <w:iCs/>
          <w:color w:val="252525"/>
          <w:sz w:val="26"/>
          <w:szCs w:val="26"/>
        </w:rPr>
        <w:t xml:space="preserve"> MMA LION Championship </w:t>
      </w:r>
    </w:p>
    <w:p w14:paraId="22615B8E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Tuy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Ngọc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Bích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đánh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ngã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hiệp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đầu</w:t>
      </w:r>
      <w:proofErr w:type="spellEnd"/>
      <w:r w:rsidRPr="00B5004C">
        <w:rPr>
          <w:color w:val="252525"/>
          <w:sz w:val="26"/>
          <w:szCs w:val="26"/>
        </w:rPr>
        <w:t xml:space="preserve">, Thanh </w:t>
      </w:r>
      <w:proofErr w:type="spellStart"/>
      <w:r w:rsidRPr="00B5004C">
        <w:rPr>
          <w:color w:val="252525"/>
          <w:sz w:val="26"/>
          <w:szCs w:val="26"/>
        </w:rPr>
        <w:t>Trúc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thấy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kinh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nghiệm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dày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dạn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khi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phản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bằng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kỹ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bẻ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chân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suýt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hạ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gục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đối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thủ</w:t>
      </w:r>
      <w:proofErr w:type="spellEnd"/>
      <w:r w:rsidRPr="00B5004C">
        <w:rPr>
          <w:color w:val="252525"/>
          <w:sz w:val="26"/>
          <w:szCs w:val="26"/>
        </w:rPr>
        <w:t xml:space="preserve">. Sang </w:t>
      </w:r>
      <w:proofErr w:type="spellStart"/>
      <w:r w:rsidRPr="00B5004C">
        <w:rPr>
          <w:color w:val="252525"/>
          <w:sz w:val="26"/>
          <w:szCs w:val="26"/>
        </w:rPr>
        <w:t>hiệp</w:t>
      </w:r>
      <w:proofErr w:type="spellEnd"/>
      <w:r w:rsidRPr="00B5004C">
        <w:rPr>
          <w:color w:val="252525"/>
          <w:sz w:val="26"/>
          <w:szCs w:val="26"/>
        </w:rPr>
        <w:t xml:space="preserve"> 2, Thanh </w:t>
      </w:r>
      <w:proofErr w:type="spellStart"/>
      <w:r w:rsidRPr="00B5004C">
        <w:rPr>
          <w:color w:val="252525"/>
          <w:sz w:val="26"/>
          <w:szCs w:val="26"/>
        </w:rPr>
        <w:t>Trúc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có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pha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chớp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cơ</w:t>
      </w:r>
      <w:proofErr w:type="spellEnd"/>
      <w:r w:rsidRPr="00B5004C">
        <w:rPr>
          <w:color w:val="252525"/>
          <w:sz w:val="26"/>
          <w:szCs w:val="26"/>
        </w:rPr>
        <w:t xml:space="preserve">, </w:t>
      </w:r>
      <w:proofErr w:type="spellStart"/>
      <w:r w:rsidRPr="00B5004C">
        <w:rPr>
          <w:color w:val="252525"/>
          <w:sz w:val="26"/>
          <w:szCs w:val="26"/>
        </w:rPr>
        <w:t>dùng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kỹ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thuật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bẻ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chân</w:t>
      </w:r>
      <w:proofErr w:type="spellEnd"/>
      <w:r w:rsidRPr="00B5004C">
        <w:rPr>
          <w:color w:val="252525"/>
          <w:sz w:val="26"/>
          <w:szCs w:val="26"/>
        </w:rPr>
        <w:t xml:space="preserve"> Heel Hook </w:t>
      </w:r>
      <w:proofErr w:type="spellStart"/>
      <w:r w:rsidRPr="00B5004C">
        <w:rPr>
          <w:color w:val="252525"/>
          <w:sz w:val="26"/>
          <w:szCs w:val="26"/>
        </w:rPr>
        <w:t>thành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kết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thúc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ở </w:t>
      </w:r>
      <w:proofErr w:type="spellStart"/>
      <w:r w:rsidRPr="00B5004C">
        <w:rPr>
          <w:color w:val="252525"/>
          <w:sz w:val="26"/>
          <w:szCs w:val="26"/>
        </w:rPr>
        <w:t>thời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điểm</w:t>
      </w:r>
      <w:proofErr w:type="spellEnd"/>
      <w:r w:rsidRPr="00B5004C">
        <w:rPr>
          <w:color w:val="252525"/>
          <w:sz w:val="26"/>
          <w:szCs w:val="26"/>
        </w:rPr>
        <w:t xml:space="preserve"> 2 </w:t>
      </w:r>
      <w:proofErr w:type="spellStart"/>
      <w:r w:rsidRPr="00B5004C">
        <w:rPr>
          <w:color w:val="252525"/>
          <w:sz w:val="26"/>
          <w:szCs w:val="26"/>
        </w:rPr>
        <w:t>phút</w:t>
      </w:r>
      <w:proofErr w:type="spellEnd"/>
      <w:r w:rsidRPr="00B5004C">
        <w:rPr>
          <w:color w:val="252525"/>
          <w:sz w:val="26"/>
          <w:szCs w:val="26"/>
        </w:rPr>
        <w:t xml:space="preserve"> 26 </w:t>
      </w:r>
      <w:proofErr w:type="spellStart"/>
      <w:r w:rsidRPr="00B5004C">
        <w:rPr>
          <w:color w:val="252525"/>
          <w:sz w:val="26"/>
          <w:szCs w:val="26"/>
        </w:rPr>
        <w:t>giây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0C0226D6" w14:textId="07DD1EEC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Bên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cạnh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việc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bảo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vệ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thành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công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đai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vô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địch</w:t>
      </w:r>
      <w:proofErr w:type="spellEnd"/>
      <w:r w:rsidRPr="00B5004C">
        <w:rPr>
          <w:color w:val="252525"/>
          <w:sz w:val="26"/>
          <w:szCs w:val="26"/>
        </w:rPr>
        <w:t xml:space="preserve">, Thanh </w:t>
      </w:r>
      <w:proofErr w:type="spellStart"/>
      <w:r w:rsidRPr="00B5004C">
        <w:rPr>
          <w:color w:val="252525"/>
          <w:sz w:val="26"/>
          <w:szCs w:val="26"/>
        </w:rPr>
        <w:t>Trúc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còn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nhận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được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thưởng</w:t>
      </w:r>
      <w:proofErr w:type="spellEnd"/>
      <w:r w:rsidRPr="00B5004C">
        <w:rPr>
          <w:color w:val="252525"/>
          <w:sz w:val="26"/>
          <w:szCs w:val="26"/>
        </w:rPr>
        <w:t xml:space="preserve"> “</w:t>
      </w:r>
      <w:proofErr w:type="spellStart"/>
      <w:r w:rsidRPr="00B5004C">
        <w:rPr>
          <w:color w:val="252525"/>
          <w:sz w:val="26"/>
          <w:szCs w:val="26"/>
        </w:rPr>
        <w:t>trận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đấu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của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đêm</w:t>
      </w:r>
      <w:proofErr w:type="spellEnd"/>
      <w:r w:rsidRPr="00B5004C">
        <w:rPr>
          <w:color w:val="252525"/>
          <w:sz w:val="26"/>
          <w:szCs w:val="26"/>
        </w:rPr>
        <w:t xml:space="preserve">” </w:t>
      </w:r>
      <w:proofErr w:type="spellStart"/>
      <w:r w:rsidRPr="00B5004C">
        <w:rPr>
          <w:color w:val="252525"/>
          <w:sz w:val="26"/>
          <w:szCs w:val="26"/>
        </w:rPr>
        <w:t>trị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giá</w:t>
      </w:r>
      <w:proofErr w:type="spellEnd"/>
      <w:r w:rsidRPr="00B5004C">
        <w:rPr>
          <w:color w:val="252525"/>
          <w:sz w:val="26"/>
          <w:szCs w:val="26"/>
        </w:rPr>
        <w:t xml:space="preserve"> 10 </w:t>
      </w:r>
      <w:proofErr w:type="spellStart"/>
      <w:r w:rsidRPr="00B5004C">
        <w:rPr>
          <w:color w:val="252525"/>
          <w:sz w:val="26"/>
          <w:szCs w:val="26"/>
        </w:rPr>
        <w:t>triệu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đồng</w:t>
      </w:r>
      <w:proofErr w:type="spellEnd"/>
      <w:r w:rsidRPr="00B5004C">
        <w:rPr>
          <w:color w:val="252525"/>
          <w:sz w:val="26"/>
          <w:szCs w:val="26"/>
        </w:rPr>
        <w:t>.</w:t>
      </w:r>
    </w:p>
    <w:p w14:paraId="48F7FBDB" w14:textId="50FDD770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>Link:</w:t>
      </w:r>
      <w:r w:rsidRPr="00B5004C">
        <w:rPr>
          <w:color w:val="252525"/>
          <w:sz w:val="26"/>
          <w:szCs w:val="26"/>
        </w:rPr>
        <w:t>https://www.24h.com.vn/the-thao/vo-sy-nguyen-thi-tam-lam-nen-lich-su-va-dan-da-nu-vo-thuat-vn-gay-sot-nam-2023-c101a1529256.html</w:t>
      </w:r>
    </w:p>
    <w:p w14:paraId="3846CA31" w14:textId="77777777" w:rsidR="00B5004C" w:rsidRPr="00B5004C" w:rsidRDefault="00B5004C" w:rsidP="00B5004C">
      <w:pPr>
        <w:pStyle w:val="Heading1"/>
        <w:spacing w:before="0" w:beforeAutospacing="0" w:after="0" w:afterAutospacing="0"/>
        <w:rPr>
          <w:color w:val="252525"/>
          <w:sz w:val="26"/>
          <w:szCs w:val="26"/>
        </w:rPr>
      </w:pPr>
      <w:r w:rsidRPr="00B5004C">
        <w:rPr>
          <w:color w:val="252525"/>
          <w:sz w:val="26"/>
          <w:szCs w:val="26"/>
        </w:rPr>
        <w:t>15</w:t>
      </w:r>
      <w:r w:rsidRPr="00B5004C">
        <w:rPr>
          <w:color w:val="252525"/>
          <w:sz w:val="26"/>
          <w:szCs w:val="26"/>
        </w:rPr>
        <w:t xml:space="preserve">Bốc </w:t>
      </w:r>
      <w:proofErr w:type="spellStart"/>
      <w:r w:rsidRPr="00B5004C">
        <w:rPr>
          <w:color w:val="252525"/>
          <w:sz w:val="26"/>
          <w:szCs w:val="26"/>
        </w:rPr>
        <w:t>thăm</w:t>
      </w:r>
      <w:proofErr w:type="spellEnd"/>
      <w:r w:rsidRPr="00B5004C">
        <w:rPr>
          <w:color w:val="252525"/>
          <w:sz w:val="26"/>
          <w:szCs w:val="26"/>
        </w:rPr>
        <w:t xml:space="preserve"> tennis </w:t>
      </w:r>
      <w:proofErr w:type="spellStart"/>
      <w:r w:rsidRPr="00B5004C">
        <w:rPr>
          <w:color w:val="252525"/>
          <w:sz w:val="26"/>
          <w:szCs w:val="26"/>
        </w:rPr>
        <w:t>giải</w:t>
      </w:r>
      <w:proofErr w:type="spellEnd"/>
      <w:r w:rsidRPr="00B5004C">
        <w:rPr>
          <w:color w:val="252525"/>
          <w:sz w:val="26"/>
          <w:szCs w:val="26"/>
        </w:rPr>
        <w:t xml:space="preserve"> Brisbane: Nadal </w:t>
      </w:r>
      <w:proofErr w:type="spellStart"/>
      <w:r w:rsidRPr="00B5004C">
        <w:rPr>
          <w:color w:val="252525"/>
          <w:sz w:val="26"/>
          <w:szCs w:val="26"/>
        </w:rPr>
        <w:t>dễ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thở</w:t>
      </w:r>
      <w:proofErr w:type="spellEnd"/>
      <w:r w:rsidRPr="00B5004C">
        <w:rPr>
          <w:color w:val="252525"/>
          <w:sz w:val="26"/>
          <w:szCs w:val="26"/>
        </w:rPr>
        <w:t>, "</w:t>
      </w:r>
      <w:proofErr w:type="spellStart"/>
      <w:r w:rsidRPr="00B5004C">
        <w:rPr>
          <w:color w:val="252525"/>
          <w:sz w:val="26"/>
          <w:szCs w:val="26"/>
        </w:rPr>
        <w:t>tiểu</w:t>
      </w:r>
      <w:proofErr w:type="spellEnd"/>
      <w:r w:rsidRPr="00B5004C">
        <w:rPr>
          <w:color w:val="252525"/>
          <w:sz w:val="26"/>
          <w:szCs w:val="26"/>
        </w:rPr>
        <w:t xml:space="preserve"> Federer" </w:t>
      </w:r>
      <w:proofErr w:type="spellStart"/>
      <w:r w:rsidRPr="00B5004C">
        <w:rPr>
          <w:color w:val="252525"/>
          <w:sz w:val="26"/>
          <w:szCs w:val="26"/>
        </w:rPr>
        <w:t>đại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chiến</w:t>
      </w:r>
      <w:proofErr w:type="spellEnd"/>
      <w:r w:rsidRPr="00B5004C">
        <w:rPr>
          <w:color w:val="252525"/>
          <w:sz w:val="26"/>
          <w:szCs w:val="26"/>
        </w:rPr>
        <w:t xml:space="preserve"> Murray </w:t>
      </w:r>
      <w:proofErr w:type="spellStart"/>
      <w:r w:rsidRPr="00B5004C">
        <w:rPr>
          <w:color w:val="252525"/>
          <w:sz w:val="26"/>
          <w:szCs w:val="26"/>
        </w:rPr>
        <w:t>ngay</w:t>
      </w:r>
      <w:proofErr w:type="spellEnd"/>
      <w:r w:rsidRPr="00B5004C">
        <w:rPr>
          <w:color w:val="252525"/>
          <w:sz w:val="26"/>
          <w:szCs w:val="26"/>
        </w:rPr>
        <w:t xml:space="preserve"> </w:t>
      </w:r>
      <w:proofErr w:type="spellStart"/>
      <w:r w:rsidRPr="00B5004C">
        <w:rPr>
          <w:color w:val="252525"/>
          <w:sz w:val="26"/>
          <w:szCs w:val="26"/>
        </w:rPr>
        <w:t>vòng</w:t>
      </w:r>
      <w:proofErr w:type="spellEnd"/>
      <w:r w:rsidRPr="00B5004C">
        <w:rPr>
          <w:color w:val="252525"/>
          <w:sz w:val="26"/>
          <w:szCs w:val="26"/>
        </w:rPr>
        <w:t xml:space="preserve"> 1</w:t>
      </w:r>
    </w:p>
    <w:p w14:paraId="25132780" w14:textId="595D44D3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  <w:proofErr w:type="spellStart"/>
      <w:r w:rsidRPr="00B5004C">
        <w:rPr>
          <w:color w:val="252525"/>
          <w:sz w:val="26"/>
          <w:szCs w:val="26"/>
        </w:rPr>
        <w:t>Nội</w:t>
      </w:r>
      <w:proofErr w:type="spellEnd"/>
      <w:r w:rsidRPr="00B5004C">
        <w:rPr>
          <w:color w:val="252525"/>
          <w:sz w:val="26"/>
          <w:szCs w:val="26"/>
        </w:rPr>
        <w:t xml:space="preserve"> dung:</w:t>
      </w:r>
    </w:p>
    <w:p w14:paraId="0CF1FEE6" w14:textId="77777777" w:rsidR="00B5004C" w:rsidRPr="00B5004C" w:rsidRDefault="00B5004C" w:rsidP="00B5004C">
      <w:pPr>
        <w:spacing w:before="225" w:after="225" w:line="360" w:lineRule="atLeast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Nadal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đánh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dấu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trở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lại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rất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chờ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đợi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giải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Brisbane International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sau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gần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1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năm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nghỉ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vì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chấn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thương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hông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quả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bốc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thăm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phân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nhánh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đem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đến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thuận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lợi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dành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vô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địch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Grand Slam 22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lần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Tay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vợt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Tây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Ban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bắt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từ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 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đối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thủ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anh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chỉ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xác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định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sau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khi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loại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thúc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.</w:t>
      </w:r>
    </w:p>
    <w:p w14:paraId="3ACC6DE2" w14:textId="4F9999C1" w:rsidR="00B5004C" w:rsidRPr="00B5004C" w:rsidRDefault="00B5004C" w:rsidP="00B5004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noProof/>
          <w:color w:val="252525"/>
          <w:sz w:val="26"/>
          <w:szCs w:val="26"/>
        </w:rPr>
        <w:lastRenderedPageBreak/>
        <w:drawing>
          <wp:inline distT="0" distB="0" distL="0" distR="0" wp14:anchorId="55176417" wp14:editId="1BA62301">
            <wp:extent cx="5943600" cy="4337050"/>
            <wp:effectExtent l="0" t="0" r="0" b="6350"/>
            <wp:docPr id="35" name="Picture 35" descr="Bốc thăm tennis giải Brisbane: Nadal dễ thở, &quot;tiểu Federer&quot; đại chiến Murray ngay vòng 1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Bốc thăm tennis giải Brisbane: Nadal dễ thở, &quot;tiểu Federer&quot; đại chiến Murray ngay vòng 1 -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5702" w14:textId="77777777" w:rsidR="00B5004C" w:rsidRPr="00B5004C" w:rsidRDefault="00B5004C" w:rsidP="00B5004C">
      <w:pPr>
        <w:spacing w:after="0" w:line="360" w:lineRule="atLeast"/>
        <w:jc w:val="center"/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Nadal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gặp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thuận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lợi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ở 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giải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Brisbane International</w:t>
      </w:r>
    </w:p>
    <w:p w14:paraId="5536D4BF" w14:textId="77777777" w:rsidR="00B5004C" w:rsidRPr="00B5004C" w:rsidRDefault="00B5004C" w:rsidP="00B5004C">
      <w:pPr>
        <w:spacing w:after="0" w:line="360" w:lineRule="atLeast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Nếu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khởi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thuận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lợi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, </w:t>
      </w:r>
      <w:hyperlink r:id="rId58" w:tooltip="Nadal" w:history="1">
        <w:r w:rsidRPr="00B5004C">
          <w:rPr>
            <w:rFonts w:ascii="Times New Roman" w:eastAsia="Times New Roman" w:hAnsi="Times New Roman" w:cs="Times New Roman"/>
            <w:color w:val="0000EE"/>
            <w:sz w:val="26"/>
            <w:szCs w:val="26"/>
            <w:u w:val="single"/>
          </w:rPr>
          <w:t>Nadal</w:t>
        </w:r>
      </w:hyperlink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 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thể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đối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giống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8 Aslan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Karatsev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hai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khi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đó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đối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thủ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tiềm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“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Vua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đất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nện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” 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tứ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giống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4 Ugo Humbert.</w:t>
      </w:r>
    </w:p>
    <w:p w14:paraId="338C883E" w14:textId="77777777" w:rsidR="00B5004C" w:rsidRPr="00B5004C" w:rsidRDefault="00B5004C" w:rsidP="00B5004C">
      <w:pPr>
        <w:spacing w:after="0" w:line="360" w:lineRule="atLeast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Thử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thách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chỉ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thực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đến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Nadal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nếu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anh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lọt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vào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 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nơi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 </w:t>
      </w:r>
      <w:hyperlink r:id="rId59" w:tooltip="Andy Murray" w:history="1">
        <w:r w:rsidRPr="00B5004C">
          <w:rPr>
            <w:rFonts w:ascii="Times New Roman" w:eastAsia="Times New Roman" w:hAnsi="Times New Roman" w:cs="Times New Roman"/>
            <w:color w:val="0000EE"/>
            <w:sz w:val="26"/>
            <w:szCs w:val="26"/>
            <w:u w:val="single"/>
          </w:rPr>
          <w:t>Andy Murray</w:t>
        </w:r>
      </w:hyperlink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 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hoặc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Grigor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Dimitrov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thể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chờ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sẵn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Tuy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nhiên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Murray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“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tiểu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Federer”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sớm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loại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nhau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ngay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.</w:t>
      </w:r>
    </w:p>
    <w:p w14:paraId="315378BC" w14:textId="77777777" w:rsidR="00B5004C" w:rsidRPr="00B5004C" w:rsidRDefault="00B5004C" w:rsidP="00B5004C">
      <w:pPr>
        <w:spacing w:before="225" w:after="225" w:line="360" w:lineRule="atLeast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Nadal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tránh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nhánh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xuất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hiện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giống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1 Holger Rune. Tay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vợt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Đan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Mạch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chạm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trán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Max Purcell 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trận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ra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quân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nếu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tiếp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ngôi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sao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20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tuổi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gặp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Alexander Shevchenko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hoặc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Luca Van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Assche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Sebastian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Korda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Ben Shelton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lần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lượt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đối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thủ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tiềm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Rune 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tứ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.</w:t>
      </w:r>
    </w:p>
    <w:tbl>
      <w:tblPr>
        <w:tblW w:w="8250" w:type="dxa"/>
        <w:jc w:val="center"/>
        <w:tblCellSpacing w:w="0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DEF1C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50"/>
      </w:tblGrid>
      <w:tr w:rsidR="00B5004C" w:rsidRPr="00B5004C" w14:paraId="76290A96" w14:textId="77777777" w:rsidTr="00B5004C">
        <w:trPr>
          <w:tblCellSpacing w:w="0" w:type="dxa"/>
          <w:jc w:val="center"/>
        </w:trPr>
        <w:tc>
          <w:tcPr>
            <w:tcW w:w="0" w:type="auto"/>
            <w:shd w:val="clear" w:color="auto" w:fill="DEF1C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4B7F57" w14:textId="77777777" w:rsidR="00B5004C" w:rsidRPr="00B5004C" w:rsidRDefault="00B5004C" w:rsidP="00B5004C">
            <w:pPr>
              <w:spacing w:after="0" w:line="360" w:lineRule="atLeast"/>
              <w:jc w:val="center"/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</w:pPr>
            <w:proofErr w:type="spellStart"/>
            <w:r w:rsidRPr="00B5004C">
              <w:rPr>
                <w:rFonts w:ascii="Times New Roman" w:eastAsia="Times New Roman" w:hAnsi="Times New Roman" w:cs="Times New Roman"/>
                <w:b/>
                <w:bCs/>
                <w:color w:val="252525"/>
                <w:sz w:val="26"/>
                <w:szCs w:val="26"/>
              </w:rPr>
              <w:t>Nhánh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b/>
                <w:bCs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b/>
                <w:bCs/>
                <w:color w:val="252525"/>
                <w:sz w:val="26"/>
                <w:szCs w:val="26"/>
              </w:rPr>
              <w:t>đấu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b/>
                <w:bCs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b/>
                <w:bCs/>
                <w:color w:val="252525"/>
                <w:sz w:val="26"/>
                <w:szCs w:val="26"/>
              </w:rPr>
              <w:t>của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b/>
                <w:bCs/>
                <w:color w:val="252525"/>
                <w:sz w:val="26"/>
                <w:szCs w:val="26"/>
              </w:rPr>
              <w:t xml:space="preserve"> Nadal ở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b/>
                <w:bCs/>
                <w:color w:val="252525"/>
                <w:sz w:val="26"/>
                <w:szCs w:val="26"/>
              </w:rPr>
              <w:t>giải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b/>
                <w:bCs/>
                <w:color w:val="252525"/>
                <w:sz w:val="26"/>
                <w:szCs w:val="26"/>
              </w:rPr>
              <w:t> Brisbane International</w:t>
            </w:r>
          </w:p>
          <w:p w14:paraId="6D610B8A" w14:textId="77777777" w:rsidR="00B5004C" w:rsidRPr="00B5004C" w:rsidRDefault="00B5004C" w:rsidP="00B5004C">
            <w:pPr>
              <w:spacing w:before="150" w:after="150" w:line="360" w:lineRule="atLeast"/>
              <w:jc w:val="both"/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</w:pP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Vòng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1: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Chưa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xác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định</w:t>
            </w:r>
            <w:proofErr w:type="spellEnd"/>
          </w:p>
          <w:p w14:paraId="3F048C4B" w14:textId="77777777" w:rsidR="00B5004C" w:rsidRPr="00B5004C" w:rsidRDefault="00B5004C" w:rsidP="00B5004C">
            <w:pPr>
              <w:spacing w:before="150" w:after="150" w:line="360" w:lineRule="atLeast"/>
              <w:jc w:val="both"/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</w:pP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Vòng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2: Jason Kubler/Aslan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Karatsev</w:t>
            </w:r>
            <w:proofErr w:type="spellEnd"/>
          </w:p>
          <w:p w14:paraId="2C86E719" w14:textId="77777777" w:rsidR="00B5004C" w:rsidRPr="00B5004C" w:rsidRDefault="00B5004C" w:rsidP="00B5004C">
            <w:pPr>
              <w:spacing w:before="150" w:after="150" w:line="360" w:lineRule="atLeast"/>
              <w:jc w:val="both"/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</w:pP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lastRenderedPageBreak/>
              <w:t>Tứ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kết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: Jordan Thompson/Ugo Humbert</w:t>
            </w:r>
          </w:p>
          <w:p w14:paraId="4E5C795B" w14:textId="77777777" w:rsidR="00B5004C" w:rsidRPr="00B5004C" w:rsidRDefault="00B5004C" w:rsidP="00B5004C">
            <w:pPr>
              <w:spacing w:before="150" w:after="150" w:line="360" w:lineRule="atLeast"/>
              <w:jc w:val="both"/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</w:pP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Bán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kết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: Andy Murray/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Grigor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Dimitrov</w:t>
            </w:r>
          </w:p>
          <w:p w14:paraId="4CA878A4" w14:textId="77777777" w:rsidR="00B5004C" w:rsidRPr="00B5004C" w:rsidRDefault="00B5004C" w:rsidP="00B5004C">
            <w:pPr>
              <w:spacing w:before="150" w:after="150" w:line="360" w:lineRule="atLeast"/>
              <w:jc w:val="both"/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</w:pPr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Chung </w:t>
            </w:r>
            <w:proofErr w:type="spellStart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kết</w:t>
            </w:r>
            <w:proofErr w:type="spellEnd"/>
            <w:r w:rsidRPr="00B5004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: Holger Rune/Ben Shelton</w:t>
            </w:r>
          </w:p>
        </w:tc>
      </w:tr>
    </w:tbl>
    <w:p w14:paraId="1F88029F" w14:textId="77777777" w:rsidR="00B5004C" w:rsidRPr="00B5004C" w:rsidRDefault="00B5004C" w:rsidP="00B5004C">
      <w:pPr>
        <w:spacing w:before="225" w:after="225" w:line="360" w:lineRule="atLeast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lastRenderedPageBreak/>
        <w:t xml:space="preserve">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nội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dung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đơn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nữ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trở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lại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khác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cũng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rất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chờ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đợi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mang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tên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Naomi Osaka. WTA 500 Brisbane International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giải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tiên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cựu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1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giới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sau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15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tháng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vô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địch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Grand Slam 4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lần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đối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Tamara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Korpatsch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thứ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84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giới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.</w:t>
      </w:r>
    </w:p>
    <w:p w14:paraId="3FD9576B" w14:textId="2156F7F2" w:rsidR="00B5004C" w:rsidRPr="00B5004C" w:rsidRDefault="00B5004C" w:rsidP="00B5004C">
      <w:pPr>
        <w:spacing w:before="225" w:after="225" w:line="360" w:lineRule="atLeast"/>
        <w:jc w:val="center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r w:rsidRPr="00B5004C">
        <w:rPr>
          <w:rFonts w:ascii="Times New Roman" w:eastAsia="Times New Roman" w:hAnsi="Times New Roman" w:cs="Times New Roman"/>
          <w:noProof/>
          <w:color w:val="252525"/>
          <w:sz w:val="26"/>
          <w:szCs w:val="26"/>
        </w:rPr>
        <w:lastRenderedPageBreak/>
        <w:drawing>
          <wp:inline distT="0" distB="0" distL="0" distR="0" wp14:anchorId="7D67AA02" wp14:editId="4F844BA6">
            <wp:extent cx="5943600" cy="6811010"/>
            <wp:effectExtent l="0" t="0" r="0" b="8890"/>
            <wp:docPr id="34" name="Picture 34" descr="Bốc thăm tennis giải Brisbane: Nadal dễ thở, &quot;tiểu Federer&quot; đại chiến Murray ngay vòng 1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Bốc thăm tennis giải Brisbane: Nadal dễ thở, &quot;tiểu Federer&quot; đại chiến Murray ngay vòng 1 -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6C8E" w14:textId="77777777" w:rsidR="00B5004C" w:rsidRPr="00B5004C" w:rsidRDefault="00B5004C" w:rsidP="00B5004C">
      <w:pPr>
        <w:spacing w:before="225" w:after="225" w:line="360" w:lineRule="atLeast"/>
        <w:jc w:val="center"/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Kết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quả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bốc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thăm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phân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nhánh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nội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dung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đơn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nữ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 </w:t>
      </w:r>
      <w:proofErr w:type="spellStart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giải</w:t>
      </w:r>
      <w:proofErr w:type="spellEnd"/>
      <w:r w:rsidRPr="00B5004C">
        <w:rPr>
          <w:rFonts w:ascii="Times New Roman" w:eastAsia="Times New Roman" w:hAnsi="Times New Roman" w:cs="Times New Roman"/>
          <w:i/>
          <w:iCs/>
          <w:color w:val="252525"/>
          <w:sz w:val="26"/>
          <w:szCs w:val="26"/>
        </w:rPr>
        <w:t> Brisbane International</w:t>
      </w:r>
    </w:p>
    <w:p w14:paraId="3B803E68" w14:textId="77777777" w:rsidR="00B5004C" w:rsidRPr="00B5004C" w:rsidRDefault="00B5004C" w:rsidP="00B5004C">
      <w:pPr>
        <w:spacing w:before="225" w:after="225" w:line="360" w:lineRule="atLeast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Nếu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thắng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trận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mở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màn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Osaka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gặp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cựu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1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giới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khác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giống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16 Karolina Pliskova 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hai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chiến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thắng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thể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gặp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giống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3 Jelena </w:t>
      </w:r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lastRenderedPageBreak/>
        <w:t xml:space="preserve">Ostapenko ở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ba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Nhánh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đấu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Osaka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còn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cựu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1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giới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khác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giống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8 Victoria Azarenka.</w:t>
      </w:r>
    </w:p>
    <w:p w14:paraId="41E6E5D0" w14:textId="77777777" w:rsidR="00B5004C" w:rsidRPr="00B5004C" w:rsidRDefault="00B5004C" w:rsidP="00B5004C">
      <w:pPr>
        <w:spacing w:before="225" w:after="225" w:line="360" w:lineRule="atLeast"/>
        <w:rPr>
          <w:rFonts w:ascii="Times New Roman" w:eastAsia="Times New Roman" w:hAnsi="Times New Roman" w:cs="Times New Roman"/>
          <w:color w:val="252525"/>
          <w:sz w:val="26"/>
          <w:szCs w:val="26"/>
        </w:rPr>
      </w:pP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Aryna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Sabalenka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Elena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Rybakina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hai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giống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ở WTA 500 Brisbane International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năm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nay.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tư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hạt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giống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1,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Sabalenka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bắt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từ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hai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gặp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Lucia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Bronzetti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hoặc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Ashlyn Krueger.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Tương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tự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Rybakina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không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phải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đánh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sẽ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chạm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trán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niềm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hy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vọng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nước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chủ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nhà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Kimberly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Birrell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hoặc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tay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vợt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vượt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qua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vòng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loại</w:t>
      </w:r>
      <w:proofErr w:type="spellEnd"/>
      <w:r w:rsidRPr="00B5004C">
        <w:rPr>
          <w:rFonts w:ascii="Times New Roman" w:eastAsia="Times New Roman" w:hAnsi="Times New Roman" w:cs="Times New Roman"/>
          <w:color w:val="252525"/>
          <w:sz w:val="26"/>
          <w:szCs w:val="26"/>
        </w:rPr>
        <w:t>.</w:t>
      </w:r>
    </w:p>
    <w:p w14:paraId="6A264883" w14:textId="77777777" w:rsidR="00B5004C" w:rsidRPr="00B5004C" w:rsidRDefault="00B5004C" w:rsidP="00B5004C">
      <w:pPr>
        <w:pStyle w:val="NormalWeb"/>
        <w:spacing w:before="225" w:beforeAutospacing="0" w:after="225" w:afterAutospacing="0" w:line="360" w:lineRule="atLeast"/>
        <w:rPr>
          <w:color w:val="252525"/>
          <w:sz w:val="26"/>
          <w:szCs w:val="26"/>
        </w:rPr>
      </w:pPr>
    </w:p>
    <w:p w14:paraId="511DA431" w14:textId="46C21595" w:rsidR="00B5004C" w:rsidRPr="00B5004C" w:rsidRDefault="00B5004C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color w:val="292929"/>
          <w:sz w:val="26"/>
          <w:szCs w:val="26"/>
        </w:rPr>
        <w:t>Link:</w:t>
      </w:r>
      <w:r w:rsidRPr="00B5004C">
        <w:rPr>
          <w:rFonts w:ascii="Times New Roman" w:hAnsi="Times New Roman" w:cs="Times New Roman"/>
          <w:sz w:val="26"/>
          <w:szCs w:val="26"/>
        </w:rPr>
        <w:t xml:space="preserve"> </w:t>
      </w:r>
      <w:r w:rsidRPr="00B5004C">
        <w:rPr>
          <w:rFonts w:ascii="Times New Roman" w:hAnsi="Times New Roman" w:cs="Times New Roman"/>
          <w:color w:val="292929"/>
          <w:sz w:val="26"/>
          <w:szCs w:val="26"/>
        </w:rPr>
        <w:t>https://www.24h.com.vn/the-thao/boc-tham-tennis-giai-brisbane-nadal-de-tho-tieu-federer-da</w:t>
      </w:r>
      <w:bookmarkStart w:id="1" w:name="_GoBack"/>
      <w:bookmarkEnd w:id="1"/>
      <w:r w:rsidRPr="00B5004C">
        <w:rPr>
          <w:rFonts w:ascii="Times New Roman" w:hAnsi="Times New Roman" w:cs="Times New Roman"/>
          <w:color w:val="292929"/>
          <w:sz w:val="26"/>
          <w:szCs w:val="26"/>
        </w:rPr>
        <w:t>i-chien-murray-ngay-vong-1-c101a1531651.html</w:t>
      </w:r>
    </w:p>
    <w:p w14:paraId="5E3D0958" w14:textId="13217B94" w:rsidR="00BE2B69" w:rsidRPr="00B5004C" w:rsidRDefault="00BE2B69" w:rsidP="00BE2B69">
      <w:pPr>
        <w:shd w:val="clear" w:color="auto" w:fill="FFFFFF"/>
        <w:rPr>
          <w:rFonts w:ascii="Times New Roman" w:hAnsi="Times New Roman" w:cs="Times New Roman"/>
          <w:color w:val="292929"/>
          <w:sz w:val="26"/>
          <w:szCs w:val="26"/>
        </w:rPr>
      </w:pPr>
      <w:r w:rsidRPr="00B5004C">
        <w:rPr>
          <w:rFonts w:ascii="Times New Roman" w:hAnsi="Times New Roman" w:cs="Times New Roman"/>
          <w:noProof/>
          <w:color w:val="0098D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3C12F84E" wp14:editId="60896CD8">
                <wp:extent cx="19050000" cy="13477875"/>
                <wp:effectExtent l="0" t="0" r="0" b="0"/>
                <wp:docPr id="19" name="Rectangle 19" descr="Lebron James bước sang tuổi 39 với thành tích đáng nể ở Hall of Fame- Ảnh 2.">
                  <a:hlinkClick xmlns:a="http://schemas.openxmlformats.org/drawingml/2006/main" r:id="rId61" tgtFrame="&quot;_blank&quot;" tooltip="&quot;Lebron James (23) vẫn miệt mài thi đấu ở tuổi 39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050000" cy="1347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642F4" id="Rectangle 19" o:spid="_x0000_s1026" alt="Lebron James bước sang tuổi 39 với thành tích đáng nể ở Hall of Fame- Ảnh 2." href="https://images2.thanhnien.vn/528068263637045248/2023/12/30/2023-12-29t050506z1022670625mt1usatoday22187571rtrmadp3nba-charlotte-hornets-at-los-angeles-lakers-1703941707628197839221.jpg" target="&quot;_blank&quot;" title="&quot;Lebron James (23) vẫn miệt mài thi đấu ở tuổi 39&quot;" style="width:1500pt;height:106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69C5793" w14:textId="77777777" w:rsidR="00BE2B69" w:rsidRPr="00B5004C" w:rsidRDefault="00BE2B69" w:rsidP="00BE2B69">
      <w:pPr>
        <w:pStyle w:val="NormalWeb"/>
        <w:shd w:val="clear" w:color="auto" w:fill="FFFFFF"/>
        <w:spacing w:before="0" w:beforeAutospacing="0" w:after="0" w:afterAutospacing="0" w:line="300" w:lineRule="atLeast"/>
        <w:rPr>
          <w:color w:val="292929"/>
          <w:sz w:val="26"/>
          <w:szCs w:val="26"/>
        </w:rPr>
      </w:pPr>
      <w:r w:rsidRPr="00B5004C">
        <w:rPr>
          <w:color w:val="292929"/>
          <w:sz w:val="26"/>
          <w:szCs w:val="26"/>
        </w:rPr>
        <w:lastRenderedPageBreak/>
        <w:t xml:space="preserve">Lebron James (23) </w:t>
      </w:r>
      <w:proofErr w:type="spellStart"/>
      <w:r w:rsidRPr="00B5004C">
        <w:rPr>
          <w:color w:val="292929"/>
          <w:sz w:val="26"/>
          <w:szCs w:val="26"/>
        </w:rPr>
        <w:t>vẫn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miệt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mài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ở </w:t>
      </w:r>
      <w:proofErr w:type="spellStart"/>
      <w:r w:rsidRPr="00B5004C">
        <w:rPr>
          <w:color w:val="292929"/>
          <w:sz w:val="26"/>
          <w:szCs w:val="26"/>
        </w:rPr>
        <w:t>tuổi</w:t>
      </w:r>
      <w:proofErr w:type="spellEnd"/>
      <w:r w:rsidRPr="00B5004C">
        <w:rPr>
          <w:color w:val="292929"/>
          <w:sz w:val="26"/>
          <w:szCs w:val="26"/>
        </w:rPr>
        <w:t xml:space="preserve"> 39</w:t>
      </w:r>
    </w:p>
    <w:p w14:paraId="16D87DBE" w14:textId="77777777" w:rsidR="00BE2B69" w:rsidRPr="00B5004C" w:rsidRDefault="00BE2B69" w:rsidP="00BE2B69">
      <w:pPr>
        <w:shd w:val="clear" w:color="auto" w:fill="FFFFFF"/>
        <w:spacing w:line="300" w:lineRule="atLeast"/>
        <w:jc w:val="center"/>
        <w:rPr>
          <w:rFonts w:ascii="Times New Roman" w:hAnsi="Times New Roman" w:cs="Times New Roman"/>
          <w:color w:val="8B8B8B"/>
          <w:sz w:val="26"/>
          <w:szCs w:val="26"/>
        </w:rPr>
      </w:pPr>
      <w:r w:rsidRPr="00B5004C">
        <w:rPr>
          <w:rFonts w:ascii="Times New Roman" w:hAnsi="Times New Roman" w:cs="Times New Roman"/>
          <w:color w:val="8B8B8B"/>
          <w:sz w:val="26"/>
          <w:szCs w:val="26"/>
        </w:rPr>
        <w:t>REUTERS</w:t>
      </w:r>
    </w:p>
    <w:p w14:paraId="0A5CA59D" w14:textId="77777777" w:rsidR="00BE2B69" w:rsidRPr="00B5004C" w:rsidRDefault="00BE2B69" w:rsidP="00BE2B69">
      <w:pPr>
        <w:pStyle w:val="NormalWeb"/>
        <w:shd w:val="clear" w:color="auto" w:fill="FFFFFF"/>
        <w:spacing w:before="120" w:beforeAutospacing="0" w:after="360" w:afterAutospacing="0"/>
        <w:rPr>
          <w:color w:val="292929"/>
          <w:sz w:val="26"/>
          <w:szCs w:val="26"/>
        </w:rPr>
      </w:pPr>
      <w:r w:rsidRPr="00B5004C">
        <w:rPr>
          <w:color w:val="292929"/>
          <w:sz w:val="26"/>
          <w:szCs w:val="26"/>
        </w:rPr>
        <w:t xml:space="preserve">9 </w:t>
      </w:r>
      <w:proofErr w:type="spellStart"/>
      <w:r w:rsidRPr="00B5004C">
        <w:rPr>
          <w:color w:val="292929"/>
          <w:sz w:val="26"/>
          <w:szCs w:val="26"/>
        </w:rPr>
        <w:t>năm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sau</w:t>
      </w:r>
      <w:proofErr w:type="spellEnd"/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chúng</w:t>
      </w:r>
      <w:proofErr w:type="spellEnd"/>
      <w:r w:rsidRPr="00B5004C">
        <w:rPr>
          <w:color w:val="292929"/>
          <w:sz w:val="26"/>
          <w:szCs w:val="26"/>
        </w:rPr>
        <w:t xml:space="preserve"> ta </w:t>
      </w:r>
      <w:proofErr w:type="spellStart"/>
      <w:r w:rsidRPr="00B5004C">
        <w:rPr>
          <w:color w:val="292929"/>
          <w:sz w:val="26"/>
          <w:szCs w:val="26"/>
        </w:rPr>
        <w:t>vẫn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thấy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James </w:t>
      </w:r>
      <w:proofErr w:type="spellStart"/>
      <w:r w:rsidRPr="00B5004C">
        <w:rPr>
          <w:color w:val="292929"/>
          <w:sz w:val="26"/>
          <w:szCs w:val="26"/>
        </w:rPr>
        <w:t>bền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bỉ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nhiệt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huyết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mỗi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khi</w:t>
      </w:r>
      <w:proofErr w:type="spellEnd"/>
      <w:r w:rsidRPr="00B5004C">
        <w:rPr>
          <w:color w:val="292929"/>
          <w:sz w:val="26"/>
          <w:szCs w:val="26"/>
        </w:rPr>
        <w:t xml:space="preserve"> ra </w:t>
      </w:r>
      <w:proofErr w:type="spellStart"/>
      <w:r w:rsidRPr="00B5004C">
        <w:rPr>
          <w:color w:val="292929"/>
          <w:sz w:val="26"/>
          <w:szCs w:val="26"/>
        </w:rPr>
        <w:t>sân</w:t>
      </w:r>
      <w:proofErr w:type="spellEnd"/>
      <w:r w:rsidRPr="00B5004C">
        <w:rPr>
          <w:color w:val="292929"/>
          <w:sz w:val="26"/>
          <w:szCs w:val="26"/>
        </w:rPr>
        <w:t xml:space="preserve">. </w:t>
      </w:r>
      <w:proofErr w:type="spellStart"/>
      <w:r w:rsidRPr="00B5004C">
        <w:rPr>
          <w:color w:val="292929"/>
          <w:sz w:val="26"/>
          <w:szCs w:val="26"/>
        </w:rPr>
        <w:t>Hiện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tại</w:t>
      </w:r>
      <w:proofErr w:type="spellEnd"/>
      <w:r w:rsidRPr="00B5004C">
        <w:rPr>
          <w:color w:val="292929"/>
          <w:sz w:val="26"/>
          <w:szCs w:val="26"/>
        </w:rPr>
        <w:t xml:space="preserve">, </w:t>
      </w:r>
      <w:proofErr w:type="spellStart"/>
      <w:r w:rsidRPr="00B5004C">
        <w:rPr>
          <w:color w:val="292929"/>
          <w:sz w:val="26"/>
          <w:szCs w:val="26"/>
        </w:rPr>
        <w:t>cầu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thủ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điểm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nhiều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hơn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bất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cứ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cầu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thủ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lịch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sử</w:t>
      </w:r>
      <w:proofErr w:type="spellEnd"/>
      <w:r w:rsidRPr="00B5004C">
        <w:rPr>
          <w:color w:val="292929"/>
          <w:sz w:val="26"/>
          <w:szCs w:val="26"/>
        </w:rPr>
        <w:t> </w:t>
      </w:r>
      <w:hyperlink r:id="rId62" w:tooltip="NBA" w:history="1">
        <w:r w:rsidRPr="00B5004C">
          <w:rPr>
            <w:rStyle w:val="Hyperlink"/>
            <w:color w:val="0098D1"/>
            <w:sz w:val="26"/>
            <w:szCs w:val="26"/>
          </w:rPr>
          <w:t>NBA</w:t>
        </w:r>
      </w:hyperlink>
      <w:r w:rsidRPr="00B5004C">
        <w:rPr>
          <w:color w:val="292929"/>
          <w:sz w:val="26"/>
          <w:szCs w:val="26"/>
        </w:rPr>
        <w:t xml:space="preserve">. </w:t>
      </w:r>
      <w:proofErr w:type="spellStart"/>
      <w:r w:rsidRPr="00B5004C">
        <w:rPr>
          <w:color w:val="292929"/>
          <w:sz w:val="26"/>
          <w:szCs w:val="26"/>
        </w:rPr>
        <w:t>Siêu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sao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sinh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năm</w:t>
      </w:r>
      <w:proofErr w:type="spellEnd"/>
      <w:r w:rsidRPr="00B5004C">
        <w:rPr>
          <w:color w:val="292929"/>
          <w:sz w:val="26"/>
          <w:szCs w:val="26"/>
        </w:rPr>
        <w:t xml:space="preserve"> 1984 </w:t>
      </w:r>
      <w:proofErr w:type="spellStart"/>
      <w:r w:rsidRPr="00B5004C">
        <w:rPr>
          <w:color w:val="292929"/>
          <w:sz w:val="26"/>
          <w:szCs w:val="26"/>
        </w:rPr>
        <w:t>đứng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tốp</w:t>
      </w:r>
      <w:proofErr w:type="spellEnd"/>
      <w:r w:rsidRPr="00B5004C">
        <w:rPr>
          <w:color w:val="292929"/>
          <w:sz w:val="26"/>
          <w:szCs w:val="26"/>
        </w:rPr>
        <w:t xml:space="preserve"> 5 </w:t>
      </w:r>
      <w:proofErr w:type="spellStart"/>
      <w:r w:rsidRPr="00B5004C">
        <w:rPr>
          <w:color w:val="292929"/>
          <w:sz w:val="26"/>
          <w:szCs w:val="26"/>
        </w:rPr>
        <w:t>mọi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thời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đại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về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số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pha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kiến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tốp</w:t>
      </w:r>
      <w:proofErr w:type="spellEnd"/>
      <w:r w:rsidRPr="00B5004C">
        <w:rPr>
          <w:color w:val="292929"/>
          <w:sz w:val="26"/>
          <w:szCs w:val="26"/>
        </w:rPr>
        <w:t xml:space="preserve"> 10 </w:t>
      </w:r>
      <w:proofErr w:type="spellStart"/>
      <w:r w:rsidRPr="00B5004C">
        <w:rPr>
          <w:color w:val="292929"/>
          <w:sz w:val="26"/>
          <w:szCs w:val="26"/>
        </w:rPr>
        <w:t>về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số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lần</w:t>
      </w:r>
      <w:proofErr w:type="spellEnd"/>
      <w:r w:rsidRPr="00B5004C">
        <w:rPr>
          <w:color w:val="292929"/>
          <w:sz w:val="26"/>
          <w:szCs w:val="26"/>
        </w:rPr>
        <w:t xml:space="preserve"> steals. </w:t>
      </w:r>
      <w:proofErr w:type="spellStart"/>
      <w:r w:rsidRPr="00B5004C">
        <w:rPr>
          <w:color w:val="292929"/>
          <w:sz w:val="26"/>
          <w:szCs w:val="26"/>
        </w:rPr>
        <w:t>Với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những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thành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tích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đã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đạt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được</w:t>
      </w:r>
      <w:proofErr w:type="spellEnd"/>
      <w:r w:rsidRPr="00B5004C">
        <w:rPr>
          <w:color w:val="292929"/>
          <w:sz w:val="26"/>
          <w:szCs w:val="26"/>
        </w:rPr>
        <w:t xml:space="preserve">, James </w:t>
      </w:r>
      <w:proofErr w:type="spellStart"/>
      <w:r w:rsidRPr="00B5004C">
        <w:rPr>
          <w:color w:val="292929"/>
          <w:sz w:val="26"/>
          <w:szCs w:val="26"/>
        </w:rPr>
        <w:t>có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quyền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tự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khi</w:t>
      </w:r>
      <w:proofErr w:type="spellEnd"/>
      <w:r w:rsidRPr="00B5004C">
        <w:rPr>
          <w:color w:val="292929"/>
          <w:sz w:val="26"/>
          <w:szCs w:val="26"/>
        </w:rPr>
        <w:t xml:space="preserve"> ở </w:t>
      </w:r>
      <w:proofErr w:type="spellStart"/>
      <w:r w:rsidRPr="00B5004C">
        <w:rPr>
          <w:color w:val="292929"/>
          <w:sz w:val="26"/>
          <w:szCs w:val="26"/>
        </w:rPr>
        <w:t>tuổi</w:t>
      </w:r>
      <w:proofErr w:type="spellEnd"/>
      <w:r w:rsidRPr="00B5004C">
        <w:rPr>
          <w:color w:val="292929"/>
          <w:sz w:val="26"/>
          <w:szCs w:val="26"/>
        </w:rPr>
        <w:t xml:space="preserve"> 39 </w:t>
      </w:r>
      <w:proofErr w:type="spellStart"/>
      <w:r w:rsidRPr="00B5004C">
        <w:rPr>
          <w:color w:val="292929"/>
          <w:sz w:val="26"/>
          <w:szCs w:val="26"/>
        </w:rPr>
        <w:t>vẫn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miệt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mài</w:t>
      </w:r>
      <w:proofErr w:type="spellEnd"/>
      <w:r w:rsidRPr="00B5004C">
        <w:rPr>
          <w:color w:val="292929"/>
          <w:sz w:val="26"/>
          <w:szCs w:val="26"/>
        </w:rPr>
        <w:t xml:space="preserve"> ra </w:t>
      </w:r>
      <w:proofErr w:type="spellStart"/>
      <w:r w:rsidRPr="00B5004C">
        <w:rPr>
          <w:color w:val="292929"/>
          <w:sz w:val="26"/>
          <w:szCs w:val="26"/>
        </w:rPr>
        <w:t>sân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như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tích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lũy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những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danh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hiệu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cá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nhân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và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đồng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đội</w:t>
      </w:r>
      <w:proofErr w:type="spellEnd"/>
      <w:r w:rsidRPr="00B5004C">
        <w:rPr>
          <w:color w:val="292929"/>
          <w:sz w:val="26"/>
          <w:szCs w:val="26"/>
        </w:rPr>
        <w:t>.</w:t>
      </w:r>
    </w:p>
    <w:p w14:paraId="1F4A255E" w14:textId="77777777" w:rsidR="00BE2B69" w:rsidRPr="00B5004C" w:rsidRDefault="00BE2B69" w:rsidP="00BE2B69">
      <w:pPr>
        <w:pStyle w:val="NormalWeb"/>
        <w:shd w:val="clear" w:color="auto" w:fill="FFFFFF"/>
        <w:spacing w:before="120" w:beforeAutospacing="0" w:after="360" w:afterAutospacing="0"/>
        <w:rPr>
          <w:color w:val="292929"/>
          <w:sz w:val="26"/>
          <w:szCs w:val="26"/>
        </w:rPr>
      </w:pPr>
      <w:proofErr w:type="spellStart"/>
      <w:r w:rsidRPr="00B5004C">
        <w:rPr>
          <w:color w:val="292929"/>
          <w:sz w:val="26"/>
          <w:szCs w:val="26"/>
        </w:rPr>
        <w:t>Đang</w:t>
      </w:r>
      <w:proofErr w:type="spellEnd"/>
      <w:r w:rsidRPr="00B5004C">
        <w:rPr>
          <w:color w:val="292929"/>
          <w:sz w:val="26"/>
          <w:szCs w:val="26"/>
        </w:rPr>
        <w:t xml:space="preserve"> ở </w:t>
      </w:r>
      <w:proofErr w:type="spellStart"/>
      <w:r w:rsidRPr="00B5004C">
        <w:rPr>
          <w:color w:val="292929"/>
          <w:sz w:val="26"/>
          <w:szCs w:val="26"/>
        </w:rPr>
        <w:t>gần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giữa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mùa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giải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thứ</w:t>
      </w:r>
      <w:proofErr w:type="spellEnd"/>
      <w:r w:rsidRPr="00B5004C">
        <w:rPr>
          <w:color w:val="292929"/>
          <w:sz w:val="26"/>
          <w:szCs w:val="26"/>
        </w:rPr>
        <w:t xml:space="preserve"> 21, Lebron </w:t>
      </w:r>
      <w:proofErr w:type="spellStart"/>
      <w:r w:rsidRPr="00B5004C">
        <w:rPr>
          <w:color w:val="292929"/>
          <w:sz w:val="26"/>
          <w:szCs w:val="26"/>
        </w:rPr>
        <w:t>vẫn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đấu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như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một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cầu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thủ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tốp</w:t>
      </w:r>
      <w:proofErr w:type="spellEnd"/>
      <w:r w:rsidRPr="00B5004C">
        <w:rPr>
          <w:color w:val="292929"/>
          <w:sz w:val="26"/>
          <w:szCs w:val="26"/>
        </w:rPr>
        <w:t xml:space="preserve"> 10 </w:t>
      </w:r>
      <w:proofErr w:type="spellStart"/>
      <w:r w:rsidRPr="00B5004C">
        <w:rPr>
          <w:color w:val="292929"/>
          <w:sz w:val="26"/>
          <w:szCs w:val="26"/>
        </w:rPr>
        <w:t>khi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ghi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trung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bình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hơn</w:t>
      </w:r>
      <w:proofErr w:type="spellEnd"/>
      <w:r w:rsidRPr="00B5004C">
        <w:rPr>
          <w:color w:val="292929"/>
          <w:sz w:val="26"/>
          <w:szCs w:val="26"/>
        </w:rPr>
        <w:t xml:space="preserve"> 25 </w:t>
      </w:r>
      <w:proofErr w:type="spellStart"/>
      <w:r w:rsidRPr="00B5004C">
        <w:rPr>
          <w:color w:val="292929"/>
          <w:sz w:val="26"/>
          <w:szCs w:val="26"/>
        </w:rPr>
        <w:t>điểm</w:t>
      </w:r>
      <w:proofErr w:type="spellEnd"/>
      <w:r w:rsidRPr="00B5004C">
        <w:rPr>
          <w:color w:val="292929"/>
          <w:sz w:val="26"/>
          <w:szCs w:val="26"/>
        </w:rPr>
        <w:t xml:space="preserve">, 7 rebound, 7 </w:t>
      </w:r>
      <w:proofErr w:type="spellStart"/>
      <w:r w:rsidRPr="00B5004C">
        <w:rPr>
          <w:color w:val="292929"/>
          <w:sz w:val="26"/>
          <w:szCs w:val="26"/>
        </w:rPr>
        <w:t>kiến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tạo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trong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mỗi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trận</w:t>
      </w:r>
      <w:proofErr w:type="spellEnd"/>
      <w:r w:rsidRPr="00B5004C">
        <w:rPr>
          <w:color w:val="292929"/>
          <w:sz w:val="26"/>
          <w:szCs w:val="26"/>
        </w:rPr>
        <w:t xml:space="preserve">. </w:t>
      </w:r>
      <w:proofErr w:type="spellStart"/>
      <w:r w:rsidRPr="00B5004C">
        <w:rPr>
          <w:color w:val="292929"/>
          <w:sz w:val="26"/>
          <w:szCs w:val="26"/>
        </w:rPr>
        <w:t>Những</w:t>
      </w:r>
      <w:proofErr w:type="spellEnd"/>
      <w:r w:rsidRPr="00B5004C">
        <w:rPr>
          <w:color w:val="292929"/>
          <w:sz w:val="26"/>
          <w:szCs w:val="26"/>
        </w:rPr>
        <w:t xml:space="preserve"> con </w:t>
      </w:r>
      <w:proofErr w:type="spellStart"/>
      <w:r w:rsidRPr="00B5004C">
        <w:rPr>
          <w:color w:val="292929"/>
          <w:sz w:val="26"/>
          <w:szCs w:val="26"/>
        </w:rPr>
        <w:t>số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này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xứng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chứng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tỏ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rằng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không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có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bất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cứ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tranh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cãi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nào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về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danh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hiệu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cầu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thủ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bóng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rổ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vĩ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đại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nhất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dành</w:t>
      </w:r>
      <w:proofErr w:type="spellEnd"/>
      <w:r w:rsidRPr="00B5004C">
        <w:rPr>
          <w:color w:val="292929"/>
          <w:sz w:val="26"/>
          <w:szCs w:val="26"/>
        </w:rPr>
        <w:t xml:space="preserve"> </w:t>
      </w:r>
      <w:proofErr w:type="spellStart"/>
      <w:r w:rsidRPr="00B5004C">
        <w:rPr>
          <w:color w:val="292929"/>
          <w:sz w:val="26"/>
          <w:szCs w:val="26"/>
        </w:rPr>
        <w:t>cho</w:t>
      </w:r>
      <w:proofErr w:type="spellEnd"/>
      <w:r w:rsidRPr="00B5004C">
        <w:rPr>
          <w:color w:val="292929"/>
          <w:sz w:val="26"/>
          <w:szCs w:val="26"/>
        </w:rPr>
        <w:t xml:space="preserve"> James.</w:t>
      </w:r>
    </w:p>
    <w:p w14:paraId="686C1793" w14:textId="7A885CDD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</w:p>
    <w:p w14:paraId="45474E1B" w14:textId="77777777" w:rsidR="00BE2B69" w:rsidRPr="00B5004C" w:rsidRDefault="00BE2B69" w:rsidP="00BE2B69">
      <w:pPr>
        <w:rPr>
          <w:rFonts w:ascii="Times New Roman" w:hAnsi="Times New Roman" w:cs="Times New Roman"/>
          <w:sz w:val="26"/>
          <w:szCs w:val="26"/>
        </w:rPr>
      </w:pPr>
    </w:p>
    <w:sectPr w:rsidR="00BE2B69" w:rsidRPr="00B50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94CE2"/>
    <w:multiLevelType w:val="multilevel"/>
    <w:tmpl w:val="6022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794DB7"/>
    <w:multiLevelType w:val="multilevel"/>
    <w:tmpl w:val="67766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600103"/>
    <w:multiLevelType w:val="multilevel"/>
    <w:tmpl w:val="F8686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6121A"/>
    <w:multiLevelType w:val="multilevel"/>
    <w:tmpl w:val="2534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932058"/>
    <w:multiLevelType w:val="multilevel"/>
    <w:tmpl w:val="35B48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170234"/>
    <w:multiLevelType w:val="multilevel"/>
    <w:tmpl w:val="4888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B69"/>
    <w:rsid w:val="00B5004C"/>
    <w:rsid w:val="00BE2B69"/>
    <w:rsid w:val="00C17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7AF0B"/>
  <w15:chartTrackingRefBased/>
  <w15:docId w15:val="{238E2B1C-F380-4C71-B6EC-33E17F61B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E2B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2B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B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B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2B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E2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2B69"/>
    <w:rPr>
      <w:b/>
      <w:bCs/>
    </w:rPr>
  </w:style>
  <w:style w:type="character" w:styleId="Hyperlink">
    <w:name w:val="Hyperlink"/>
    <w:basedOn w:val="DefaultParagraphFont"/>
    <w:uiPriority w:val="99"/>
    <w:unhideWhenUsed/>
    <w:rsid w:val="00BE2B6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E2B6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BE2B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B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B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kbwscwlrl">
    <w:name w:val="kbwscwlrl"/>
    <w:basedOn w:val="Normal"/>
    <w:rsid w:val="00BE2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menews">
    <w:name w:val="timenews"/>
    <w:basedOn w:val="DefaultParagraphFont"/>
    <w:rsid w:val="00BE2B69"/>
  </w:style>
  <w:style w:type="character" w:customStyle="1" w:styleId="vjs-control-text">
    <w:name w:val="vjs-control-text"/>
    <w:basedOn w:val="DefaultParagraphFont"/>
    <w:rsid w:val="00BE2B69"/>
  </w:style>
  <w:style w:type="paragraph" w:customStyle="1" w:styleId="adbro-feedbackitem">
    <w:name w:val="adbro-feedback__item"/>
    <w:basedOn w:val="Normal"/>
    <w:rsid w:val="00BE2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lplaceholdershow">
    <w:name w:val="nlplaceholdershow"/>
    <w:basedOn w:val="Normal"/>
    <w:rsid w:val="00BE2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dvertotooltip">
    <w:name w:val="vidverto__tooltip"/>
    <w:basedOn w:val="DefaultParagraphFont"/>
    <w:rsid w:val="00BE2B69"/>
  </w:style>
  <w:style w:type="character" w:customStyle="1" w:styleId="label-not-pressed">
    <w:name w:val="label-not-pressed"/>
    <w:basedOn w:val="DefaultParagraphFont"/>
    <w:rsid w:val="00BE2B69"/>
  </w:style>
  <w:style w:type="paragraph" w:customStyle="1" w:styleId="text-align-justify">
    <w:name w:val="text-align-justify"/>
    <w:basedOn w:val="Normal"/>
    <w:rsid w:val="00B5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rticle-lead-imgmetasource">
    <w:name w:val="article-lead-img__meta__source"/>
    <w:basedOn w:val="DefaultParagraphFont"/>
    <w:rsid w:val="00B5004C"/>
  </w:style>
  <w:style w:type="character" w:customStyle="1" w:styleId="jw-time-update">
    <w:name w:val="jw-time-update"/>
    <w:basedOn w:val="DefaultParagraphFont"/>
    <w:rsid w:val="00B5004C"/>
  </w:style>
  <w:style w:type="character" w:customStyle="1" w:styleId="jw-volume-update">
    <w:name w:val="jw-volume-update"/>
    <w:basedOn w:val="DefaultParagraphFont"/>
    <w:rsid w:val="00B5004C"/>
  </w:style>
  <w:style w:type="paragraph" w:customStyle="1" w:styleId="imgchuthich0407">
    <w:name w:val="img_chu_thich_0407"/>
    <w:basedOn w:val="Normal"/>
    <w:rsid w:val="00B5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29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88134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98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23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024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8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63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40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33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608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35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1504679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54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75082">
                                          <w:marLeft w:val="120"/>
                                          <w:marRight w:val="30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54288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75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7141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5842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06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1572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8644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870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5638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202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8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45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9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2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75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5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711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86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67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241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786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91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687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1911673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91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852925">
                                          <w:marLeft w:val="120"/>
                                          <w:marRight w:val="30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76802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970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891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04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52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966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3353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0667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36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84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9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31014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07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5732">
                  <w:marLeft w:val="57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383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947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3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613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35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4679">
              <w:marLeft w:val="0"/>
              <w:marRight w:val="0"/>
              <w:marTop w:val="0"/>
              <w:marBottom w:val="0"/>
              <w:divBdr>
                <w:top w:val="single" w:sz="18" w:space="0" w:color="007F74"/>
                <w:left w:val="none" w:sz="0" w:space="0" w:color="auto"/>
                <w:bottom w:val="single" w:sz="18" w:space="0" w:color="007F74"/>
                <w:right w:val="none" w:sz="0" w:space="0" w:color="auto"/>
              </w:divBdr>
              <w:divsChild>
                <w:div w:id="945160645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20698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39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47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87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9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5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6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96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72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16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59219">
              <w:marLeft w:val="0"/>
              <w:marRight w:val="0"/>
              <w:marTop w:val="0"/>
              <w:marBottom w:val="0"/>
              <w:divBdr>
                <w:top w:val="single" w:sz="18" w:space="0" w:color="007F74"/>
                <w:left w:val="none" w:sz="0" w:space="0" w:color="auto"/>
                <w:bottom w:val="single" w:sz="18" w:space="0" w:color="007F74"/>
                <w:right w:val="none" w:sz="0" w:space="0" w:color="auto"/>
              </w:divBdr>
              <w:divsChild>
                <w:div w:id="180757990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44661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2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0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09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79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8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1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s://thethaovanhoa.vn/bellingham-ghi-ban-tot-nhat-real-madrid-nhung-van-bi-than-dong-nuoc-anh-che-chua-bang-hai-dan-anh-20231229103139428.htm" TargetMode="External"/><Relationship Id="rId26" Type="http://schemas.openxmlformats.org/officeDocument/2006/relationships/hyperlink" Target="https://thethaovanhoa.mediacdn.vn/372676912336973824/2023/12/30/vleague-23-dinh-trong-vpfhaiphong-1703906073107624003282.jpeg" TargetMode="External"/><Relationship Id="rId39" Type="http://schemas.openxmlformats.org/officeDocument/2006/relationships/image" Target="https://library.sportingnews.com/styles/crop_style_16_9_desktop/s3/2023-12/Cristiano%20Ronaldo%20Al%20Nassr%20back%20120523.jpg?h=920929c4&amp;itok=6V_rZ8dI" TargetMode="External"/><Relationship Id="rId21" Type="http://schemas.openxmlformats.org/officeDocument/2006/relationships/image" Target="media/image3.jpeg"/><Relationship Id="rId34" Type="http://schemas.openxmlformats.org/officeDocument/2006/relationships/hyperlink" Target="https://images2.thanhnien.vn/528068263637045248/2023/12/30/screenshot-2023-12-30-200639-1703941725166542232888.png" TargetMode="External"/><Relationship Id="rId42" Type="http://schemas.openxmlformats.org/officeDocument/2006/relationships/image" Target="media/image6.jpeg"/><Relationship Id="rId47" Type="http://schemas.openxmlformats.org/officeDocument/2006/relationships/hyperlink" Target="https://www.24h.com.vn/novak-djokovic-c101e4417.html" TargetMode="External"/><Relationship Id="rId50" Type="http://schemas.openxmlformats.org/officeDocument/2006/relationships/hyperlink" Target="https://www.24h.com.vn/the-thao/nong-nhat-the-thao-sang-29-12-rafael-nadal-gay-sot-trong-ngay-tai-xuat-tai-australia-c101a1531245.html" TargetMode="External"/><Relationship Id="rId55" Type="http://schemas.openxmlformats.org/officeDocument/2006/relationships/image" Target="media/image13.jpeg"/><Relationship Id="rId63" Type="http://schemas.openxmlformats.org/officeDocument/2006/relationships/fontTable" Target="fontTable.xml"/><Relationship Id="rId7" Type="http://schemas.openxmlformats.org/officeDocument/2006/relationships/hyperlink" Target="https://vietnamnet.vn/erik-ten-hag-tag1413666584808976521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thethaovanhoa.vn/bellingham-ghi-ban-tot-nhat-real-madrid-nhung-van-bi-than-dong-nuoc-anh-che-chua-bang-hai-dan-anh-20231229103139428.htm" TargetMode="External"/><Relationship Id="rId20" Type="http://schemas.openxmlformats.org/officeDocument/2006/relationships/hyperlink" Target="https://thethaovanhoa.mediacdn.vn/372676912336973824/2023/12/26/anh-bai-chinh-17036074131181945148535.jpg" TargetMode="External"/><Relationship Id="rId29" Type="http://schemas.openxmlformats.org/officeDocument/2006/relationships/hyperlink" Target="https://images2.thanhnien.vn/528068263637045248/2023/12/30/screenshot-2023-12-31-053619-17039758543792139420267.png" TargetMode="External"/><Relationship Id="rId41" Type="http://schemas.openxmlformats.org/officeDocument/2006/relationships/hyperlink" Target="https://www.sportingnews.com/vn/bong-da/news/ronaldo-giup-al-nassr-vo-dich-afc-champions-league-tien-thuong/0e203b9383a3791e44311c24?dicbo=v2-OiqT27u&amp;" TargetMode="External"/><Relationship Id="rId54" Type="http://schemas.openxmlformats.org/officeDocument/2006/relationships/image" Target="media/image12.jpeg"/><Relationship Id="rId62" Type="http://schemas.openxmlformats.org/officeDocument/2006/relationships/hyperlink" Target="https://thanhnien.vn/luka-doncic-chinh-phuc-cot-moc-lich-su-va-sanh-vai-cung-nhieu-huyen-thoai-nba-185231227051539071.ht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vietnamnet.vn/premier-league-tag9966464598526133616.html" TargetMode="External"/><Relationship Id="rId11" Type="http://schemas.openxmlformats.org/officeDocument/2006/relationships/hyperlink" Target="https://vietnamnet.vn/mbappe-nhan-130-trieu-euro-tien-lot-tay-ky-hop-dong-real-madrid-2233438.html" TargetMode="External"/><Relationship Id="rId24" Type="http://schemas.openxmlformats.org/officeDocument/2006/relationships/hyperlink" Target="https://thethaovanhoa.vn/tin-nong-the-thao-sang-30-12-dinh-trong-bat-ngo-duoc-keu-goi-tro-lai-dt-viet-nam-ronaldo-gay-kho-hieu-voi-binh-luan-ve-haaland-20231230081318297.htm" TargetMode="External"/><Relationship Id="rId32" Type="http://schemas.openxmlformats.org/officeDocument/2006/relationships/hyperlink" Target="https://thanhnien.vn/cuu-ngoi-sao-miami-heat-muon-giai-nghe-sau-15-mua-chinh-chien-tai-nba-185231231054237203.htm" TargetMode="External"/><Relationship Id="rId37" Type="http://schemas.openxmlformats.org/officeDocument/2006/relationships/image" Target="https://library.sportingnews.com/styles/crop_style_16_9_desktop/s3/2022-11/nba-plain--38aeebc2-43cd-454c-96ff-5b911a5c1e14.jpeg?itok=NQaZcx0k" TargetMode="External"/><Relationship Id="rId40" Type="http://schemas.openxmlformats.org/officeDocument/2006/relationships/hyperlink" Target="https://library.sportingnews.com/styles/crop_style_16_9_desktop_webp/s3/2023-12/GettyImages-1815422329.jpg.webp" TargetMode="External"/><Relationship Id="rId45" Type="http://schemas.openxmlformats.org/officeDocument/2006/relationships/image" Target="media/image7.jpeg"/><Relationship Id="rId53" Type="http://schemas.openxmlformats.org/officeDocument/2006/relationships/image" Target="media/image11.jpeg"/><Relationship Id="rId58" Type="http://schemas.openxmlformats.org/officeDocument/2006/relationships/hyperlink" Target="https://www.24h.com.vn/rafael-nadal-c101e4418.html" TargetMode="External"/><Relationship Id="rId5" Type="http://schemas.openxmlformats.org/officeDocument/2006/relationships/hyperlink" Target="https://vietnamnet.vn/mu-tag14758492395684540921.html" TargetMode="External"/><Relationship Id="rId15" Type="http://schemas.openxmlformats.org/officeDocument/2006/relationships/hyperlink" Target="https://thethaovanhoa.vn/lich-thi-dau-ngoai-hang-anh-vong-20-man-city-dao-choi-mu-can-trong-2023122910520329.htm" TargetMode="External"/><Relationship Id="rId23" Type="http://schemas.openxmlformats.org/officeDocument/2006/relationships/hyperlink" Target="https://thethaovanhoa.vn/tin-nong-the-thao-sang-30-12-dinh-trong-bat-ngo-duoc-keu-goi-tro-lai-dt-viet-nam-ronaldo-gay-kho-hieu-voi-binh-luan-ve-haaland-20231230081318297.htm" TargetMode="External"/><Relationship Id="rId28" Type="http://schemas.openxmlformats.org/officeDocument/2006/relationships/hyperlink" Target="https://thanhnien.vn/shai-gilegous-alexander-choi-bung-no-giup-oklahoma-city-thunder-danh-bai-dkvd-nba-185231230203754882.htm" TargetMode="External"/><Relationship Id="rId36" Type="http://schemas.openxmlformats.org/officeDocument/2006/relationships/image" Target="media/image4.jpeg"/><Relationship Id="rId49" Type="http://schemas.openxmlformats.org/officeDocument/2006/relationships/image" Target="media/image9.jpeg"/><Relationship Id="rId57" Type="http://schemas.openxmlformats.org/officeDocument/2006/relationships/image" Target="media/image15.jpeg"/><Relationship Id="rId61" Type="http://schemas.openxmlformats.org/officeDocument/2006/relationships/hyperlink" Target="https://images2.thanhnien.vn/528068263637045248/2023/12/30/2023-12-29t050506z1022670625mt1usatoday22187571rtrmadp3nba-charlotte-hornets-at-los-angeles-lakers-1703941707628197839221.jpg" TargetMode="External"/><Relationship Id="rId10" Type="http://schemas.openxmlformats.org/officeDocument/2006/relationships/hyperlink" Target="https://vietnamnet.vn/psg-tag17780649405925799838.html" TargetMode="External"/><Relationship Id="rId19" Type="http://schemas.openxmlformats.org/officeDocument/2006/relationships/hyperlink" Target="https://unibots.in/" TargetMode="External"/><Relationship Id="rId31" Type="http://schemas.openxmlformats.org/officeDocument/2006/relationships/hyperlink" Target="https://images2.thanhnien.vn/528068263637045248/2023/12/30/screenshot-2023-12-31-053716-17039758544671786063113.png" TargetMode="External"/><Relationship Id="rId44" Type="http://schemas.openxmlformats.org/officeDocument/2006/relationships/hyperlink" Target="https://www.24h.com.vn/novak-djokovic-c101e4417.html" TargetMode="External"/><Relationship Id="rId52" Type="http://schemas.openxmlformats.org/officeDocument/2006/relationships/image" Target="media/image10.jpeg"/><Relationship Id="rId60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vietnamnet.vn/real-madrid-tag2127706790451295976.html" TargetMode="External"/><Relationship Id="rId14" Type="http://schemas.openxmlformats.org/officeDocument/2006/relationships/hyperlink" Target="https://thethaovanhoa.mediacdn.vn/372676912336973824/2023/12/29/bxh-ngoai-hang-anh-17038240954031313159259.jpg" TargetMode="External"/><Relationship Id="rId22" Type="http://schemas.openxmlformats.org/officeDocument/2006/relationships/hyperlink" Target="https://thethaovanhoa.vn/nhin-lai-bong-da-nam-2023-nam-cua-bellingham-20231226231807974.htm" TargetMode="External"/><Relationship Id="rId27" Type="http://schemas.openxmlformats.org/officeDocument/2006/relationships/hyperlink" Target="https://thethaovanhoa.vn/dinh-trong-tro-lai-doi-tuyen-viet-nam-canh-tranh-suat-du-asian-cup-20231230101812168.htm?utm_source=MGID+&amp;utm_medium=internal&amp;utm_campaign=mgid_reco&amp;utm_content=1190111872&amp;utm_term=1552745" TargetMode="External"/><Relationship Id="rId30" Type="http://schemas.openxmlformats.org/officeDocument/2006/relationships/hyperlink" Target="https://thanhnien.vn/lebron-james-buoc-sang-tuoi-39-voi-thanh-tich-dang-ne-o-hall-of-fame-185231230201719224.htm" TargetMode="External"/><Relationship Id="rId35" Type="http://schemas.openxmlformats.org/officeDocument/2006/relationships/hyperlink" Target="https://www.sportingnews.com/vn/nba/news/cac-sieu-sao-noi-gi-ve-tien-thuong-nba-season-tournament/9add1c0a568970f23aa38de7" TargetMode="External"/><Relationship Id="rId43" Type="http://schemas.openxmlformats.org/officeDocument/2006/relationships/hyperlink" Target="https://www.24h.com.vn/novak-djokovic-c101e4417.html" TargetMode="External"/><Relationship Id="rId48" Type="http://schemas.openxmlformats.org/officeDocument/2006/relationships/image" Target="media/image8.jpeg"/><Relationship Id="rId56" Type="http://schemas.openxmlformats.org/officeDocument/2006/relationships/image" Target="media/image14.jpeg"/><Relationship Id="rId64" Type="http://schemas.openxmlformats.org/officeDocument/2006/relationships/theme" Target="theme/theme1.xml"/><Relationship Id="rId8" Type="http://schemas.openxmlformats.org/officeDocument/2006/relationships/hyperlink" Target="https://vietnamnet.vn/mu-thua-tham-erik-ten-hag-co-bao-chua-giu-ghe-o-old-trafford-2233419.html" TargetMode="External"/><Relationship Id="rId51" Type="http://schemas.openxmlformats.org/officeDocument/2006/relationships/hyperlink" Target="https://www.24h.com.vn/boxing-c101e3853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thethaovanhoa.mediacdn.vn/372676912336973824/2023/12/29/lich-thi-dau-ngoai-hang-anh-vong-30-17038253481221795828978.jpg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thethaovanhoa.mediacdn.vn/372676912336973824/2023/12/30/vleague-23-dinh-trong-hai-phong-17039060725301645640618.jpeg" TargetMode="External"/><Relationship Id="rId33" Type="http://schemas.openxmlformats.org/officeDocument/2006/relationships/hyperlink" Target="https://thanhnien.vn/lebron-james-tro-lai-voi-vi-tri-so-truong-giup-los-angeles-lakers-thanh-cong-185231227054312362.htm" TargetMode="External"/><Relationship Id="rId38" Type="http://schemas.openxmlformats.org/officeDocument/2006/relationships/image" Target="media/image5.jpeg"/><Relationship Id="rId46" Type="http://schemas.openxmlformats.org/officeDocument/2006/relationships/hyperlink" Target="https://www.24h.com.vn/rafael-nadal-c101e4418.html" TargetMode="External"/><Relationship Id="rId59" Type="http://schemas.openxmlformats.org/officeDocument/2006/relationships/hyperlink" Target="https://www.24h.com.vn/andy-murray-c101e442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45</Pages>
  <Words>7318</Words>
  <Characters>41718</Characters>
  <Application>Microsoft Office Word</Application>
  <DocSecurity>0</DocSecurity>
  <Lines>347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2023-12-31T02:48:00Z</dcterms:created>
  <dcterms:modified xsi:type="dcterms:W3CDTF">2023-12-31T03:08:00Z</dcterms:modified>
</cp:coreProperties>
</file>